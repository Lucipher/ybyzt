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cs="宋体"/>
          <w:sz w:val="28"/>
        </w:rPr>
      </w:pPr>
      <w:bookmarkStart w:id="0" w:name="_Toc2943210"/>
    </w:p>
    <w:p>
      <w:pPr>
        <w:rPr>
          <w:rFonts w:ascii="宋体" w:hAnsi="宋体" w:cs="宋体"/>
        </w:rPr>
      </w:pPr>
      <w:r>
        <w:rPr>
          <w:rFonts w:hint="eastAsia" w:ascii="宋体" w:hAnsi="宋体" w:cs="宋体"/>
          <w:sz w:val="28"/>
        </w:rPr>
        <w:t>文档编号：MW-YZT-2017121801</w:t>
      </w:r>
    </w:p>
    <w:p>
      <w:pPr>
        <w:rPr>
          <w:rFonts w:ascii="宋体" w:hAnsi="宋体" w:cs="宋体"/>
        </w:rPr>
      </w:pPr>
    </w:p>
    <w:p>
      <w:pPr>
        <w:rPr>
          <w:rFonts w:ascii="宋体" w:hAnsi="宋体" w:cs="宋体"/>
        </w:rPr>
      </w:pPr>
    </w:p>
    <w:p>
      <w:pPr>
        <w:rPr>
          <w:rFonts w:ascii="宋体" w:hAnsi="宋体" w:cs="宋体"/>
        </w:rPr>
      </w:pPr>
    </w:p>
    <w:p>
      <w:pPr>
        <w:rPr>
          <w:rFonts w:ascii="宋体" w:hAnsi="宋体" w:cs="宋体"/>
        </w:rPr>
      </w:pPr>
    </w:p>
    <w:bookmarkEnd w:id="0"/>
    <w:p>
      <w:pPr>
        <w:pStyle w:val="3"/>
        <w:spacing w:before="156" w:after="156"/>
        <w:ind w:firstLine="0"/>
        <w:jc w:val="center"/>
        <w:rPr>
          <w:rFonts w:ascii="宋体" w:hAnsi="宋体" w:cs="宋体"/>
          <w:b/>
          <w:sz w:val="36"/>
          <w:szCs w:val="36"/>
        </w:rPr>
      </w:pPr>
      <w:bookmarkStart w:id="1" w:name="_Toc507148466"/>
      <w:bookmarkStart w:id="2" w:name="_Toc507148884"/>
      <w:bookmarkStart w:id="3" w:name="_Toc507148420"/>
      <w:bookmarkStart w:id="4" w:name="_Toc507419475"/>
      <w:bookmarkStart w:id="5" w:name="_Toc507259837"/>
      <w:bookmarkStart w:id="6" w:name="_Toc507148553"/>
      <w:bookmarkStart w:id="7" w:name="_Toc507324086"/>
      <w:bookmarkStart w:id="8" w:name="_Toc514569597"/>
      <w:bookmarkStart w:id="9" w:name="_Toc496273360"/>
      <w:bookmarkStart w:id="10" w:name="_Toc500320442"/>
      <w:bookmarkStart w:id="11" w:name="_Toc514492464"/>
      <w:bookmarkStart w:id="12" w:name="_Toc496076364"/>
      <w:bookmarkStart w:id="13" w:name="_Toc40262441"/>
      <w:bookmarkStart w:id="14" w:name="_Toc476574505"/>
      <w:bookmarkStart w:id="15" w:name="_Toc483811868"/>
      <w:bookmarkStart w:id="16" w:name="_Toc452194650"/>
      <w:bookmarkStart w:id="17" w:name="_Toc450121480"/>
      <w:bookmarkStart w:id="18" w:name="_Toc514569513"/>
      <w:bookmarkStart w:id="19" w:name="_Toc483788688"/>
      <w:r>
        <w:rPr>
          <w:rFonts w:hint="eastAsia" w:ascii="宋体" w:hAnsi="宋体" w:cs="宋体"/>
          <w:b/>
          <w:sz w:val="36"/>
          <w:szCs w:val="36"/>
        </w:rPr>
        <w:t>医站通管理平台</w:t>
      </w:r>
    </w:p>
    <w:p>
      <w:pPr>
        <w:pStyle w:val="3"/>
        <w:spacing w:before="156" w:after="156"/>
        <w:ind w:firstLine="0"/>
        <w:jc w:val="center"/>
        <w:rPr>
          <w:rFonts w:ascii="宋体" w:hAnsi="宋体" w:cs="宋体"/>
          <w:b/>
          <w:sz w:val="36"/>
          <w:szCs w:val="36"/>
        </w:rPr>
      </w:pPr>
      <w:r>
        <w:rPr>
          <w:rFonts w:hint="eastAsia" w:ascii="宋体" w:hAnsi="宋体" w:cs="宋体"/>
          <w:b/>
          <w:sz w:val="36"/>
          <w:szCs w:val="36"/>
        </w:rPr>
        <w:t>需求分析报告</w:t>
      </w:r>
    </w:p>
    <w:p>
      <w:pPr>
        <w:pStyle w:val="3"/>
        <w:spacing w:before="156" w:after="156"/>
        <w:ind w:firstLine="0"/>
        <w:jc w:val="center"/>
        <w:rPr>
          <w:rFonts w:ascii="宋体" w:hAnsi="宋体" w:cs="宋体"/>
          <w:b/>
          <w:sz w:val="36"/>
          <w:szCs w:val="36"/>
        </w:rPr>
      </w:pPr>
    </w:p>
    <w:p>
      <w:pPr>
        <w:pStyle w:val="3"/>
        <w:spacing w:before="156" w:after="156"/>
        <w:ind w:firstLine="0"/>
        <w:rPr>
          <w:rFonts w:ascii="宋体" w:hAnsi="宋体" w:cs="宋体"/>
        </w:rPr>
      </w:pPr>
    </w:p>
    <w:p>
      <w:pPr>
        <w:pStyle w:val="3"/>
        <w:spacing w:before="156" w:after="156"/>
        <w:ind w:firstLine="0"/>
        <w:rPr>
          <w:rFonts w:ascii="宋体" w:hAnsi="宋体" w:cs="宋体"/>
        </w:rPr>
      </w:pPr>
    </w:p>
    <w:p>
      <w:pPr>
        <w:spacing w:line="360" w:lineRule="auto"/>
        <w:ind w:left="210" w:right="210"/>
        <w:rPr>
          <w:rFonts w:ascii="宋体" w:hAnsi="宋体" w:cs="宋体"/>
        </w:rPr>
      </w:pPr>
    </w:p>
    <w:p>
      <w:pPr>
        <w:spacing w:line="360" w:lineRule="auto"/>
        <w:ind w:left="210" w:right="210"/>
        <w:rPr>
          <w:rFonts w:ascii="宋体" w:hAnsi="宋体" w:cs="宋体"/>
        </w:rPr>
      </w:pPr>
    </w:p>
    <w:p>
      <w:pPr>
        <w:spacing w:line="360" w:lineRule="auto"/>
        <w:ind w:left="210" w:right="210"/>
        <w:rPr>
          <w:rFonts w:ascii="宋体" w:hAnsi="宋体" w:cs="宋体"/>
        </w:rPr>
      </w:pPr>
    </w:p>
    <w:tbl>
      <w:tblPr>
        <w:tblStyle w:val="42"/>
        <w:tblpPr w:leftFromText="180" w:rightFromText="180" w:vertAnchor="text" w:horzAnchor="margin" w:tblpXSpec="center" w:tblpY="263"/>
        <w:tblW w:w="70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4"/>
        <w:gridCol w:w="1656"/>
        <w:gridCol w:w="1793"/>
        <w:gridCol w:w="1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16" w:hRule="atLeast"/>
        </w:trPr>
        <w:tc>
          <w:tcPr>
            <w:tcW w:w="1624" w:type="dxa"/>
            <w:shd w:val="clear" w:color="auto" w:fill="E0E0E0"/>
            <w:vAlign w:val="center"/>
          </w:tcPr>
          <w:p>
            <w:pPr>
              <w:pStyle w:val="72"/>
              <w:spacing w:line="360" w:lineRule="auto"/>
              <w:rPr>
                <w:rFonts w:ascii="宋体" w:hAnsi="宋体" w:cs="宋体"/>
                <w:szCs w:val="21"/>
              </w:rPr>
            </w:pPr>
            <w:r>
              <w:rPr>
                <w:rFonts w:hint="eastAsia" w:ascii="宋体" w:hAnsi="宋体" w:cs="宋体"/>
                <w:szCs w:val="21"/>
              </w:rPr>
              <w:t>作者</w:t>
            </w:r>
          </w:p>
        </w:tc>
        <w:tc>
          <w:tcPr>
            <w:tcW w:w="1656" w:type="dxa"/>
            <w:vAlign w:val="center"/>
          </w:tcPr>
          <w:p>
            <w:pPr>
              <w:pStyle w:val="72"/>
              <w:spacing w:line="360" w:lineRule="auto"/>
              <w:rPr>
                <w:rFonts w:ascii="宋体" w:hAnsi="宋体" w:cs="宋体"/>
                <w:szCs w:val="21"/>
              </w:rPr>
            </w:pPr>
            <w:r>
              <w:rPr>
                <w:rFonts w:hint="eastAsia" w:ascii="宋体" w:hAnsi="宋体" w:cs="宋体"/>
                <w:szCs w:val="21"/>
              </w:rPr>
              <w:t>徐娜娜</w:t>
            </w:r>
          </w:p>
        </w:tc>
        <w:tc>
          <w:tcPr>
            <w:tcW w:w="1793" w:type="dxa"/>
            <w:shd w:val="clear" w:color="auto" w:fill="E0E0E0"/>
            <w:vAlign w:val="center"/>
          </w:tcPr>
          <w:p>
            <w:pPr>
              <w:pStyle w:val="72"/>
              <w:spacing w:line="360" w:lineRule="auto"/>
              <w:rPr>
                <w:rFonts w:ascii="宋体" w:hAnsi="宋体" w:cs="宋体"/>
                <w:szCs w:val="21"/>
              </w:rPr>
            </w:pPr>
            <w:r>
              <w:rPr>
                <w:rFonts w:hint="eastAsia" w:ascii="宋体" w:hAnsi="宋体" w:cs="宋体"/>
                <w:szCs w:val="21"/>
              </w:rPr>
              <w:t>审核人</w:t>
            </w:r>
          </w:p>
        </w:tc>
        <w:tc>
          <w:tcPr>
            <w:tcW w:w="1932" w:type="dxa"/>
            <w:vAlign w:val="center"/>
          </w:tcPr>
          <w:p>
            <w:pPr>
              <w:pStyle w:val="72"/>
              <w:spacing w:line="360" w:lineRule="auto"/>
              <w:rPr>
                <w:rFonts w:ascii="宋体" w:hAnsi="宋体" w:cs="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8" w:hRule="atLeast"/>
        </w:trPr>
        <w:tc>
          <w:tcPr>
            <w:tcW w:w="1624" w:type="dxa"/>
            <w:shd w:val="clear" w:color="auto" w:fill="E0E0E0"/>
            <w:vAlign w:val="center"/>
          </w:tcPr>
          <w:p>
            <w:pPr>
              <w:pStyle w:val="72"/>
              <w:spacing w:line="360" w:lineRule="auto"/>
              <w:rPr>
                <w:rFonts w:ascii="宋体" w:hAnsi="宋体" w:cs="宋体"/>
                <w:szCs w:val="21"/>
              </w:rPr>
            </w:pPr>
            <w:r>
              <w:rPr>
                <w:rFonts w:hint="eastAsia" w:ascii="宋体" w:hAnsi="宋体" w:cs="宋体"/>
                <w:szCs w:val="21"/>
              </w:rPr>
              <w:t>最终修改日期</w:t>
            </w:r>
          </w:p>
        </w:tc>
        <w:tc>
          <w:tcPr>
            <w:tcW w:w="1656" w:type="dxa"/>
            <w:vAlign w:val="center"/>
          </w:tcPr>
          <w:p>
            <w:pPr>
              <w:pStyle w:val="72"/>
              <w:spacing w:line="360" w:lineRule="auto"/>
              <w:rPr>
                <w:rFonts w:ascii="宋体" w:hAnsi="宋体" w:cs="宋体"/>
                <w:szCs w:val="21"/>
              </w:rPr>
            </w:pPr>
            <w:r>
              <w:rPr>
                <w:rFonts w:hint="eastAsia" w:ascii="宋体" w:hAnsi="宋体" w:cs="宋体"/>
                <w:szCs w:val="21"/>
              </w:rPr>
              <w:t>2017-12-18</w:t>
            </w:r>
          </w:p>
        </w:tc>
        <w:tc>
          <w:tcPr>
            <w:tcW w:w="1793" w:type="dxa"/>
            <w:shd w:val="clear" w:color="auto" w:fill="E0E0E0"/>
            <w:vAlign w:val="center"/>
          </w:tcPr>
          <w:p>
            <w:pPr>
              <w:pStyle w:val="72"/>
              <w:spacing w:line="360" w:lineRule="auto"/>
              <w:rPr>
                <w:rFonts w:ascii="宋体" w:hAnsi="宋体" w:cs="宋体"/>
                <w:szCs w:val="21"/>
              </w:rPr>
            </w:pPr>
            <w:r>
              <w:rPr>
                <w:rFonts w:hint="eastAsia" w:ascii="宋体" w:hAnsi="宋体" w:cs="宋体"/>
                <w:szCs w:val="21"/>
              </w:rPr>
              <w:t>最终审核日期</w:t>
            </w:r>
          </w:p>
        </w:tc>
        <w:tc>
          <w:tcPr>
            <w:tcW w:w="1932" w:type="dxa"/>
            <w:vAlign w:val="center"/>
          </w:tcPr>
          <w:p>
            <w:pPr>
              <w:pStyle w:val="72"/>
              <w:spacing w:line="360" w:lineRule="auto"/>
              <w:rPr>
                <w:rFonts w:ascii="宋体" w:hAnsi="宋体" w:cs="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4" w:hRule="atLeast"/>
        </w:trPr>
        <w:tc>
          <w:tcPr>
            <w:tcW w:w="1624" w:type="dxa"/>
            <w:shd w:val="clear" w:color="auto" w:fill="E0E0E0"/>
            <w:vAlign w:val="center"/>
          </w:tcPr>
          <w:p>
            <w:pPr>
              <w:pStyle w:val="72"/>
              <w:spacing w:line="360" w:lineRule="auto"/>
              <w:rPr>
                <w:rFonts w:ascii="宋体" w:hAnsi="宋体" w:cs="宋体"/>
                <w:szCs w:val="21"/>
              </w:rPr>
            </w:pPr>
            <w:r>
              <w:rPr>
                <w:rFonts w:hint="eastAsia" w:ascii="宋体" w:hAnsi="宋体" w:cs="宋体"/>
                <w:szCs w:val="21"/>
              </w:rPr>
              <w:t>最终版本号</w:t>
            </w:r>
          </w:p>
        </w:tc>
        <w:tc>
          <w:tcPr>
            <w:tcW w:w="1656" w:type="dxa"/>
            <w:vAlign w:val="center"/>
          </w:tcPr>
          <w:p>
            <w:pPr>
              <w:pStyle w:val="72"/>
              <w:spacing w:line="360" w:lineRule="auto"/>
              <w:rPr>
                <w:rFonts w:ascii="宋体" w:hAnsi="宋体" w:cs="宋体"/>
                <w:szCs w:val="21"/>
              </w:rPr>
            </w:pPr>
            <w:r>
              <w:rPr>
                <w:rFonts w:hint="eastAsia" w:ascii="宋体" w:hAnsi="宋体" w:cs="宋体"/>
                <w:szCs w:val="21"/>
              </w:rPr>
              <w:t>1.</w:t>
            </w:r>
            <w:ins w:id="0" w:author="~~~~~~~~~~~~ [2]" w:date="2017-12-21T09:47:23Z">
              <w:r>
                <w:rPr>
                  <w:rFonts w:hint="eastAsia" w:ascii="宋体" w:hAnsi="宋体" w:cs="宋体"/>
                  <w:szCs w:val="21"/>
                  <w:lang w:val="en-US" w:eastAsia="zh-CN"/>
                </w:rPr>
                <w:t>3</w:t>
              </w:r>
            </w:ins>
          </w:p>
        </w:tc>
        <w:tc>
          <w:tcPr>
            <w:tcW w:w="1793" w:type="dxa"/>
            <w:shd w:val="clear" w:color="auto" w:fill="E0E0E0"/>
            <w:vAlign w:val="center"/>
          </w:tcPr>
          <w:p>
            <w:pPr>
              <w:pStyle w:val="72"/>
              <w:spacing w:line="360" w:lineRule="auto"/>
              <w:rPr>
                <w:rFonts w:ascii="宋体" w:hAnsi="宋体" w:cs="宋体"/>
                <w:szCs w:val="21"/>
              </w:rPr>
            </w:pPr>
            <w:r>
              <w:rPr>
                <w:rFonts w:hint="eastAsia" w:ascii="宋体" w:hAnsi="宋体" w:cs="宋体"/>
                <w:szCs w:val="21"/>
              </w:rPr>
              <w:t>最终发布日期</w:t>
            </w:r>
          </w:p>
        </w:tc>
        <w:tc>
          <w:tcPr>
            <w:tcW w:w="1932" w:type="dxa"/>
            <w:vAlign w:val="center"/>
          </w:tcPr>
          <w:p>
            <w:pPr>
              <w:pStyle w:val="72"/>
              <w:spacing w:line="360" w:lineRule="auto"/>
              <w:rPr>
                <w:rFonts w:ascii="宋体" w:hAnsi="宋体" w:cs="宋体"/>
                <w:szCs w:val="21"/>
              </w:rPr>
            </w:pPr>
          </w:p>
        </w:tc>
      </w:tr>
    </w:tbl>
    <w:p>
      <w:pPr>
        <w:spacing w:line="360" w:lineRule="auto"/>
        <w:ind w:left="210" w:right="210"/>
        <w:rPr>
          <w:rFonts w:ascii="宋体" w:hAnsi="宋体" w:cs="宋体"/>
        </w:rPr>
      </w:pPr>
    </w:p>
    <w:p>
      <w:pPr>
        <w:spacing w:line="360" w:lineRule="auto"/>
        <w:ind w:right="210"/>
        <w:rPr>
          <w:rFonts w:ascii="宋体" w:hAnsi="宋体" w:cs="宋体"/>
        </w:rPr>
      </w:pPr>
    </w:p>
    <w:p>
      <w:pPr>
        <w:tabs>
          <w:tab w:val="left" w:pos="5250"/>
        </w:tabs>
        <w:spacing w:before="240" w:after="240"/>
        <w:rPr>
          <w:rFonts w:ascii="宋体" w:hAnsi="宋体" w:cs="宋体"/>
          <w:b/>
          <w:bCs/>
          <w:i/>
        </w:rPr>
      </w:pPr>
      <w:r>
        <w:rPr>
          <w:rFonts w:hint="eastAsia" w:ascii="宋体" w:hAnsi="宋体" w:cs="宋体"/>
          <w:b/>
          <w:bCs/>
          <w:i/>
        </w:rPr>
        <w:tab/>
      </w:r>
    </w:p>
    <w:p>
      <w:pPr>
        <w:spacing w:before="240" w:after="240"/>
        <w:rPr>
          <w:rFonts w:ascii="宋体" w:hAnsi="宋体" w:cs="宋体"/>
          <w:b/>
          <w:sz w:val="32"/>
          <w:u w:val="single"/>
        </w:rPr>
      </w:pPr>
      <w:r>
        <w:rPr>
          <w:rFonts w:hint="eastAsia" w:ascii="宋体" w:hAnsi="宋体" w:cs="宋体"/>
        </w:rPr>
        <w:br w:type="page"/>
      </w:r>
      <w:r>
        <w:rPr>
          <w:rFonts w:hint="eastAsia" w:ascii="宋体" w:hAnsi="宋体" w:cs="宋体"/>
          <w:b/>
          <w:sz w:val="32"/>
          <w:u w:val="single"/>
        </w:rPr>
        <w:t>修改历史</w:t>
      </w:r>
      <w:bookmarkEnd w:id="1"/>
      <w:bookmarkEnd w:id="2"/>
      <w:bookmarkEnd w:id="3"/>
      <w:bookmarkEnd w:id="4"/>
      <w:bookmarkEnd w:id="5"/>
      <w:bookmarkEnd w:id="6"/>
      <w:bookmarkEnd w:id="7"/>
    </w:p>
    <w:tbl>
      <w:tblPr>
        <w:tblStyle w:val="42"/>
        <w:tblW w:w="8472" w:type="dxa"/>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1355"/>
        <w:gridCol w:w="733"/>
        <w:gridCol w:w="962"/>
        <w:gridCol w:w="2115"/>
        <w:gridCol w:w="3307"/>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75" w:hRule="atLeast"/>
        </w:trPr>
        <w:tc>
          <w:tcPr>
            <w:tcW w:w="1355" w:type="dxa"/>
            <w:shd w:val="clear" w:color="auto" w:fill="E6E6E6"/>
            <w:vAlign w:val="center"/>
          </w:tcPr>
          <w:p>
            <w:pPr>
              <w:jc w:val="center"/>
              <w:rPr>
                <w:rFonts w:ascii="宋体" w:hAnsi="宋体" w:cs="宋体"/>
                <w:b/>
              </w:rPr>
            </w:pPr>
            <w:r>
              <w:rPr>
                <w:rFonts w:hint="eastAsia" w:ascii="宋体" w:hAnsi="宋体" w:cs="宋体"/>
                <w:b/>
              </w:rPr>
              <w:t>日期</w:t>
            </w:r>
          </w:p>
        </w:tc>
        <w:tc>
          <w:tcPr>
            <w:tcW w:w="733" w:type="dxa"/>
            <w:shd w:val="clear" w:color="auto" w:fill="E6E6E6"/>
            <w:vAlign w:val="center"/>
          </w:tcPr>
          <w:p>
            <w:pPr>
              <w:jc w:val="center"/>
              <w:rPr>
                <w:rFonts w:ascii="宋体" w:hAnsi="宋体" w:cs="宋体"/>
                <w:b/>
              </w:rPr>
            </w:pPr>
            <w:r>
              <w:rPr>
                <w:rFonts w:hint="eastAsia" w:ascii="宋体" w:hAnsi="宋体" w:cs="宋体"/>
                <w:b/>
              </w:rPr>
              <w:t>版本</w:t>
            </w:r>
          </w:p>
        </w:tc>
        <w:tc>
          <w:tcPr>
            <w:tcW w:w="962" w:type="dxa"/>
            <w:shd w:val="clear" w:color="auto" w:fill="E6E6E6"/>
            <w:vAlign w:val="center"/>
          </w:tcPr>
          <w:p>
            <w:pPr>
              <w:jc w:val="center"/>
              <w:rPr>
                <w:rFonts w:ascii="宋体" w:hAnsi="宋体" w:cs="宋体"/>
                <w:b/>
              </w:rPr>
            </w:pPr>
            <w:r>
              <w:rPr>
                <w:rFonts w:hint="eastAsia" w:ascii="宋体" w:hAnsi="宋体" w:cs="宋体"/>
                <w:b/>
              </w:rPr>
              <w:t>作者</w:t>
            </w:r>
          </w:p>
        </w:tc>
        <w:tc>
          <w:tcPr>
            <w:tcW w:w="2115" w:type="dxa"/>
            <w:shd w:val="clear" w:color="auto" w:fill="E6E6E6"/>
            <w:vAlign w:val="center"/>
          </w:tcPr>
          <w:p>
            <w:pPr>
              <w:jc w:val="center"/>
              <w:rPr>
                <w:rFonts w:ascii="宋体" w:hAnsi="宋体" w:cs="宋体"/>
                <w:b/>
              </w:rPr>
            </w:pPr>
            <w:r>
              <w:rPr>
                <w:rFonts w:hint="eastAsia" w:ascii="宋体" w:hAnsi="宋体" w:cs="宋体"/>
                <w:b/>
              </w:rPr>
              <w:t>修改范围</w:t>
            </w:r>
          </w:p>
        </w:tc>
        <w:tc>
          <w:tcPr>
            <w:tcW w:w="3307" w:type="dxa"/>
            <w:tcBorders>
              <w:right w:val="single" w:color="auto" w:sz="4" w:space="0"/>
            </w:tcBorders>
            <w:shd w:val="clear" w:color="auto" w:fill="E6E6E6"/>
            <w:vAlign w:val="center"/>
          </w:tcPr>
          <w:p>
            <w:pPr>
              <w:jc w:val="center"/>
              <w:rPr>
                <w:rFonts w:ascii="宋体" w:hAnsi="宋体" w:cs="宋体"/>
                <w:b/>
              </w:rPr>
            </w:pPr>
            <w:r>
              <w:rPr>
                <w:rFonts w:hint="eastAsia" w:ascii="宋体" w:hAnsi="宋体" w:cs="宋体"/>
                <w:b/>
              </w:rPr>
              <w:t>修改内容</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75" w:hRule="atLeast"/>
        </w:trPr>
        <w:tc>
          <w:tcPr>
            <w:tcW w:w="1355" w:type="dxa"/>
            <w:vAlign w:val="center"/>
          </w:tcPr>
          <w:p>
            <w:pPr>
              <w:rPr>
                <w:rFonts w:ascii="宋体" w:hAnsi="宋体" w:cs="宋体"/>
                <w:color w:val="000000" w:themeColor="text1"/>
                <w14:textFill>
                  <w14:solidFill>
                    <w14:schemeClr w14:val="tx1"/>
                  </w14:solidFill>
                </w14:textFill>
              </w:rPr>
            </w:pPr>
            <w:ins w:id="1" w:author="~~~~~~~~~~~~" w:date="2017-12-19T15:26:00Z">
              <w:r>
                <w:rPr>
                  <w:rFonts w:hint="eastAsia" w:ascii="宋体" w:hAnsi="宋体" w:cs="宋体"/>
                  <w:color w:val="000000" w:themeColor="text1"/>
                  <w14:textFill>
                    <w14:solidFill>
                      <w14:schemeClr w14:val="tx1"/>
                    </w14:solidFill>
                  </w14:textFill>
                </w:rPr>
                <w:t>2017-12-19</w:t>
              </w:r>
            </w:ins>
          </w:p>
        </w:tc>
        <w:tc>
          <w:tcPr>
            <w:tcW w:w="733" w:type="dxa"/>
            <w:vAlign w:val="center"/>
          </w:tcPr>
          <w:p>
            <w:pPr>
              <w:jc w:val="center"/>
              <w:rPr>
                <w:rFonts w:ascii="宋体" w:hAnsi="宋体" w:cs="宋体"/>
                <w:color w:val="000000" w:themeColor="text1"/>
                <w14:textFill>
                  <w14:solidFill>
                    <w14:schemeClr w14:val="tx1"/>
                  </w14:solidFill>
                </w14:textFill>
              </w:rPr>
            </w:pPr>
            <w:ins w:id="2" w:author="~~~~~~~~~~~~" w:date="2017-12-19T15:26:00Z">
              <w:r>
                <w:rPr>
                  <w:rFonts w:hint="eastAsia" w:ascii="宋体" w:hAnsi="宋体" w:cs="宋体"/>
                  <w:color w:val="000000" w:themeColor="text1"/>
                  <w14:textFill>
                    <w14:solidFill>
                      <w14:schemeClr w14:val="tx1"/>
                    </w14:solidFill>
                  </w14:textFill>
                </w:rPr>
                <w:t>1.1</w:t>
              </w:r>
            </w:ins>
          </w:p>
        </w:tc>
        <w:tc>
          <w:tcPr>
            <w:tcW w:w="962" w:type="dxa"/>
            <w:vAlign w:val="center"/>
          </w:tcPr>
          <w:p>
            <w:pPr>
              <w:rPr>
                <w:rFonts w:ascii="宋体" w:hAnsi="宋体" w:cs="宋体"/>
                <w:color w:val="000000" w:themeColor="text1"/>
                <w14:textFill>
                  <w14:solidFill>
                    <w14:schemeClr w14:val="tx1"/>
                  </w14:solidFill>
                </w14:textFill>
              </w:rPr>
            </w:pPr>
            <w:ins w:id="3" w:author="~~~~~~~~~~~~" w:date="2017-12-19T15:26:00Z">
              <w:r>
                <w:rPr>
                  <w:rFonts w:hint="eastAsia" w:ascii="宋体" w:hAnsi="宋体" w:cs="宋体"/>
                  <w:color w:val="000000" w:themeColor="text1"/>
                  <w14:textFill>
                    <w14:solidFill>
                      <w14:schemeClr w14:val="tx1"/>
                    </w14:solidFill>
                  </w14:textFill>
                </w:rPr>
                <w:t>徐娜娜</w:t>
              </w:r>
            </w:ins>
          </w:p>
        </w:tc>
        <w:tc>
          <w:tcPr>
            <w:tcW w:w="2115" w:type="dxa"/>
            <w:vAlign w:val="center"/>
          </w:tcPr>
          <w:p>
            <w:pPr>
              <w:jc w:val="center"/>
              <w:rPr>
                <w:rFonts w:ascii="宋体" w:hAnsi="宋体" w:cs="宋体"/>
                <w:color w:val="000000" w:themeColor="text1"/>
                <w14:textFill>
                  <w14:solidFill>
                    <w14:schemeClr w14:val="tx1"/>
                  </w14:solidFill>
                </w14:textFill>
              </w:rPr>
            </w:pPr>
            <w:ins w:id="4" w:author="~~~~~~~~~~~~" w:date="2017-12-19T15:26:00Z">
              <w:r>
                <w:rPr>
                  <w:rFonts w:hint="eastAsia" w:ascii="宋体" w:hAnsi="宋体" w:cs="宋体"/>
                  <w:color w:val="000000" w:themeColor="text1"/>
                  <w14:textFill>
                    <w14:solidFill>
                      <w14:schemeClr w14:val="tx1"/>
                    </w14:solidFill>
                  </w14:textFill>
                </w:rPr>
                <w:t>注册、首营管理</w:t>
              </w:r>
            </w:ins>
          </w:p>
        </w:tc>
        <w:tc>
          <w:tcPr>
            <w:tcW w:w="3307" w:type="dxa"/>
            <w:tcBorders>
              <w:right w:val="single" w:color="auto" w:sz="4" w:space="0"/>
            </w:tcBorders>
            <w:vAlign w:val="center"/>
          </w:tcPr>
          <w:p>
            <w:pPr>
              <w:jc w:val="center"/>
              <w:rPr>
                <w:rFonts w:ascii="宋体" w:hAnsi="宋体" w:cs="宋体"/>
                <w:color w:val="000000" w:themeColor="text1"/>
                <w14:textFill>
                  <w14:solidFill>
                    <w14:schemeClr w14:val="tx1"/>
                  </w14:solidFill>
                </w14:textFill>
              </w:rPr>
            </w:pPr>
            <w:ins w:id="5" w:author="~~~~~~~~~~~~" w:date="2017-12-19T15:26:00Z">
              <w:r>
                <w:rPr>
                  <w:rFonts w:hint="eastAsia" w:ascii="宋体" w:hAnsi="宋体" w:cs="宋体"/>
                  <w:color w:val="000000" w:themeColor="text1"/>
                  <w14:textFill>
                    <w14:solidFill>
                      <w14:schemeClr w14:val="tx1"/>
                    </w14:solidFill>
                  </w14:textFill>
                </w:rPr>
                <w:t>根据12.19反馈修改</w:t>
              </w:r>
            </w:ins>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75" w:hRule="atLeast"/>
        </w:trPr>
        <w:tc>
          <w:tcPr>
            <w:tcW w:w="1355" w:type="dxa"/>
            <w:tcBorders>
              <w:bottom w:val="single" w:color="auto" w:sz="4" w:space="0"/>
            </w:tcBorders>
            <w:vAlign w:val="center"/>
          </w:tcPr>
          <w:p>
            <w:pPr>
              <w:rPr>
                <w:rFonts w:hint="eastAsia" w:ascii="宋体" w:hAnsi="宋体" w:eastAsia="宋体" w:cs="宋体"/>
                <w:lang w:val="en-US" w:eastAsia="zh-CN"/>
              </w:rPr>
            </w:pPr>
            <w:ins w:id="6" w:author="~~~~~~~~~~~~ [2]" w:date="2017-12-20T17:00:28Z">
              <w:r>
                <w:rPr>
                  <w:rFonts w:hint="eastAsia" w:ascii="宋体" w:hAnsi="宋体" w:cs="宋体"/>
                  <w:lang w:val="en-US" w:eastAsia="zh-CN"/>
                </w:rPr>
                <w:t>20</w:t>
              </w:r>
            </w:ins>
            <w:ins w:id="7" w:author="~~~~~~~~~~~~ [2]" w:date="2017-12-20T17:00:29Z">
              <w:r>
                <w:rPr>
                  <w:rFonts w:hint="eastAsia" w:ascii="宋体" w:hAnsi="宋体" w:cs="宋体"/>
                  <w:lang w:val="en-US" w:eastAsia="zh-CN"/>
                </w:rPr>
                <w:t>17</w:t>
              </w:r>
            </w:ins>
            <w:ins w:id="8" w:author="~~~~~~~~~~~~ [2]" w:date="2017-12-20T17:00:30Z">
              <w:r>
                <w:rPr>
                  <w:rFonts w:hint="eastAsia" w:ascii="宋体" w:hAnsi="宋体" w:cs="宋体"/>
                  <w:lang w:val="en-US" w:eastAsia="zh-CN"/>
                </w:rPr>
                <w:t>-12-</w:t>
              </w:r>
            </w:ins>
            <w:ins w:id="9" w:author="~~~~~~~~~~~~ [2]" w:date="2017-12-20T17:00:31Z">
              <w:r>
                <w:rPr>
                  <w:rFonts w:hint="eastAsia" w:ascii="宋体" w:hAnsi="宋体" w:cs="宋体"/>
                  <w:lang w:val="en-US" w:eastAsia="zh-CN"/>
                </w:rPr>
                <w:t>20</w:t>
              </w:r>
            </w:ins>
          </w:p>
        </w:tc>
        <w:tc>
          <w:tcPr>
            <w:tcW w:w="733" w:type="dxa"/>
            <w:tcBorders>
              <w:bottom w:val="single" w:color="auto" w:sz="4" w:space="0"/>
            </w:tcBorders>
            <w:vAlign w:val="center"/>
          </w:tcPr>
          <w:p>
            <w:pPr>
              <w:jc w:val="center"/>
              <w:rPr>
                <w:rFonts w:hint="eastAsia" w:ascii="宋体" w:hAnsi="宋体" w:eastAsia="宋体" w:cs="宋体"/>
                <w:lang w:val="en-US" w:eastAsia="zh-CN"/>
              </w:rPr>
            </w:pPr>
            <w:ins w:id="10" w:author="~~~~~~~~~~~~ [2]" w:date="2017-12-20T17:00:33Z">
              <w:r>
                <w:rPr>
                  <w:rFonts w:hint="eastAsia" w:ascii="宋体" w:hAnsi="宋体" w:cs="宋体"/>
                  <w:lang w:val="en-US" w:eastAsia="zh-CN"/>
                </w:rPr>
                <w:t>1.2</w:t>
              </w:r>
            </w:ins>
          </w:p>
        </w:tc>
        <w:tc>
          <w:tcPr>
            <w:tcW w:w="962" w:type="dxa"/>
            <w:tcBorders>
              <w:bottom w:val="single" w:color="auto" w:sz="4" w:space="0"/>
            </w:tcBorders>
            <w:vAlign w:val="center"/>
          </w:tcPr>
          <w:p>
            <w:pPr>
              <w:rPr>
                <w:rFonts w:hint="eastAsia" w:ascii="宋体" w:hAnsi="宋体" w:eastAsia="宋体" w:cs="宋体"/>
                <w:lang w:eastAsia="zh-CN"/>
              </w:rPr>
            </w:pPr>
            <w:ins w:id="11" w:author="~~~~~~~~~~~~ [2]" w:date="2017-12-20T17:00:36Z">
              <w:r>
                <w:rPr>
                  <w:rFonts w:hint="eastAsia" w:ascii="宋体" w:hAnsi="宋体" w:cs="宋体"/>
                  <w:lang w:eastAsia="zh-CN"/>
                </w:rPr>
                <w:t>徐娜娜</w:t>
              </w:r>
            </w:ins>
          </w:p>
        </w:tc>
        <w:tc>
          <w:tcPr>
            <w:tcW w:w="2115" w:type="dxa"/>
            <w:tcBorders>
              <w:bottom w:val="single" w:color="auto" w:sz="4" w:space="0"/>
            </w:tcBorders>
            <w:vAlign w:val="center"/>
          </w:tcPr>
          <w:p>
            <w:pPr>
              <w:jc w:val="center"/>
              <w:rPr>
                <w:rFonts w:hint="eastAsia" w:ascii="宋体" w:hAnsi="宋体" w:eastAsia="宋体" w:cs="宋体"/>
                <w:lang w:eastAsia="zh-CN"/>
              </w:rPr>
            </w:pPr>
            <w:ins w:id="12" w:author="~~~~~~~~~~~~ [2]" w:date="2017-12-20T17:02:54Z">
              <w:r>
                <w:rPr>
                  <w:rFonts w:hint="eastAsia" w:ascii="宋体" w:hAnsi="宋体" w:cs="宋体"/>
                  <w:lang w:eastAsia="zh-CN"/>
                </w:rPr>
                <w:t>功能</w:t>
              </w:r>
            </w:ins>
            <w:ins w:id="13" w:author="~~~~~~~~~~~~ [2]" w:date="2017-12-20T17:02:56Z">
              <w:r>
                <w:rPr>
                  <w:rFonts w:hint="eastAsia" w:ascii="宋体" w:hAnsi="宋体" w:cs="宋体"/>
                  <w:lang w:eastAsia="zh-CN"/>
                </w:rPr>
                <w:t>微调</w:t>
              </w:r>
            </w:ins>
          </w:p>
        </w:tc>
        <w:tc>
          <w:tcPr>
            <w:tcW w:w="3307" w:type="dxa"/>
            <w:tcBorders>
              <w:bottom w:val="single" w:color="auto" w:sz="4" w:space="0"/>
              <w:right w:val="single" w:color="auto" w:sz="4" w:space="0"/>
            </w:tcBorders>
            <w:vAlign w:val="center"/>
          </w:tcPr>
          <w:p>
            <w:pPr>
              <w:jc w:val="center"/>
              <w:rPr>
                <w:rFonts w:hint="eastAsia" w:ascii="宋体" w:hAnsi="宋体" w:eastAsia="宋体" w:cs="宋体"/>
                <w:lang w:eastAsia="zh-CN"/>
              </w:rPr>
            </w:pPr>
            <w:ins w:id="14" w:author="~~~~~~~~~~~~ [2]" w:date="2017-12-20T17:02:59Z">
              <w:r>
                <w:rPr>
                  <w:rFonts w:hint="eastAsia" w:ascii="宋体" w:hAnsi="宋体" w:cs="宋体"/>
                  <w:lang w:eastAsia="zh-CN"/>
                </w:rPr>
                <w:t>根据</w:t>
              </w:r>
            </w:ins>
            <w:ins w:id="15" w:author="~~~~~~~~~~~~ [2]" w:date="2017-12-20T17:03:00Z">
              <w:r>
                <w:rPr>
                  <w:rFonts w:hint="eastAsia" w:ascii="宋体" w:hAnsi="宋体" w:cs="宋体"/>
                  <w:lang w:val="en-US" w:eastAsia="zh-CN"/>
                </w:rPr>
                <w:t>12.2</w:t>
              </w:r>
            </w:ins>
            <w:ins w:id="16" w:author="~~~~~~~~~~~~ [2]" w:date="2017-12-20T17:03:01Z">
              <w:r>
                <w:rPr>
                  <w:rFonts w:hint="eastAsia" w:ascii="宋体" w:hAnsi="宋体" w:cs="宋体"/>
                  <w:lang w:val="en-US" w:eastAsia="zh-CN"/>
                </w:rPr>
                <w:t>0</w:t>
              </w:r>
            </w:ins>
            <w:ins w:id="17" w:author="~~~~~~~~~~~~ [2]" w:date="2017-12-20T17:03:02Z">
              <w:r>
                <w:rPr>
                  <w:rFonts w:hint="eastAsia" w:ascii="宋体" w:hAnsi="宋体" w:cs="宋体"/>
                  <w:lang w:val="en-US" w:eastAsia="zh-CN"/>
                </w:rPr>
                <w:t>反馈</w:t>
              </w:r>
            </w:ins>
            <w:ins w:id="18" w:author="~~~~~~~~~~~~ [2]" w:date="2017-12-20T17:03:03Z">
              <w:r>
                <w:rPr>
                  <w:rFonts w:hint="eastAsia" w:ascii="宋体" w:hAnsi="宋体" w:cs="宋体"/>
                  <w:lang w:val="en-US" w:eastAsia="zh-CN"/>
                </w:rPr>
                <w:t>修改</w:t>
              </w:r>
            </w:ins>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75" w:hRule="atLeast"/>
        </w:trPr>
        <w:tc>
          <w:tcPr>
            <w:tcW w:w="1355" w:type="dxa"/>
            <w:tcBorders>
              <w:top w:val="single" w:color="auto" w:sz="4" w:space="0"/>
              <w:bottom w:val="single" w:color="auto" w:sz="4" w:space="0"/>
            </w:tcBorders>
            <w:vAlign w:val="center"/>
          </w:tcPr>
          <w:p>
            <w:pPr>
              <w:jc w:val="center"/>
              <w:rPr>
                <w:rFonts w:hint="eastAsia" w:ascii="宋体" w:hAnsi="宋体" w:eastAsia="宋体" w:cs="宋体"/>
                <w:lang w:val="en-US" w:eastAsia="zh-CN"/>
              </w:rPr>
            </w:pPr>
            <w:ins w:id="19" w:author="~~~~~~~~~~~~ [2]" w:date="2017-12-21T09:47:26Z">
              <w:r>
                <w:rPr>
                  <w:rFonts w:hint="eastAsia" w:ascii="宋体" w:hAnsi="宋体" w:cs="宋体"/>
                  <w:lang w:val="en-US" w:eastAsia="zh-CN"/>
                </w:rPr>
                <w:t>201</w:t>
              </w:r>
            </w:ins>
            <w:ins w:id="20" w:author="~~~~~~~~~~~~ [2]" w:date="2017-12-21T09:47:27Z">
              <w:r>
                <w:rPr>
                  <w:rFonts w:hint="eastAsia" w:ascii="宋体" w:hAnsi="宋体" w:cs="宋体"/>
                  <w:lang w:val="en-US" w:eastAsia="zh-CN"/>
                </w:rPr>
                <w:t>7-1</w:t>
              </w:r>
            </w:ins>
            <w:ins w:id="21" w:author="~~~~~~~~~~~~ [2]" w:date="2017-12-21T09:47:28Z">
              <w:r>
                <w:rPr>
                  <w:rFonts w:hint="eastAsia" w:ascii="宋体" w:hAnsi="宋体" w:cs="宋体"/>
                  <w:lang w:val="en-US" w:eastAsia="zh-CN"/>
                </w:rPr>
                <w:t>2-</w:t>
              </w:r>
            </w:ins>
            <w:ins w:id="22" w:author="~~~~~~~~~~~~ [2]" w:date="2017-12-21T09:47:29Z">
              <w:r>
                <w:rPr>
                  <w:rFonts w:hint="eastAsia" w:ascii="宋体" w:hAnsi="宋体" w:cs="宋体"/>
                  <w:lang w:val="en-US" w:eastAsia="zh-CN"/>
                </w:rPr>
                <w:t>2</w:t>
              </w:r>
            </w:ins>
            <w:ins w:id="23" w:author="~~~~~~~~~~~~ [2]" w:date="2017-12-22T10:17:20Z">
              <w:r>
                <w:rPr>
                  <w:rFonts w:hint="eastAsia" w:ascii="宋体" w:hAnsi="宋体" w:cs="宋体"/>
                  <w:lang w:val="en-US" w:eastAsia="zh-CN"/>
                </w:rPr>
                <w:t>2</w:t>
              </w:r>
            </w:ins>
          </w:p>
        </w:tc>
        <w:tc>
          <w:tcPr>
            <w:tcW w:w="733" w:type="dxa"/>
            <w:tcBorders>
              <w:top w:val="single" w:color="auto" w:sz="4" w:space="0"/>
              <w:bottom w:val="single" w:color="auto" w:sz="4" w:space="0"/>
            </w:tcBorders>
            <w:vAlign w:val="center"/>
          </w:tcPr>
          <w:p>
            <w:pPr>
              <w:jc w:val="center"/>
              <w:rPr>
                <w:rFonts w:hint="eastAsia" w:ascii="宋体" w:hAnsi="宋体" w:eastAsia="宋体" w:cs="宋体"/>
                <w:lang w:val="en-US" w:eastAsia="zh-CN"/>
              </w:rPr>
            </w:pPr>
            <w:ins w:id="24" w:author="~~~~~~~~~~~~ [2]" w:date="2017-12-21T09:47:31Z">
              <w:r>
                <w:rPr>
                  <w:rFonts w:hint="eastAsia" w:ascii="宋体" w:hAnsi="宋体" w:cs="宋体"/>
                  <w:lang w:val="en-US" w:eastAsia="zh-CN"/>
                </w:rPr>
                <w:t>1.</w:t>
              </w:r>
            </w:ins>
            <w:ins w:id="25" w:author="~~~~~~~~~~~~ [2]" w:date="2017-12-21T09:47:33Z">
              <w:r>
                <w:rPr>
                  <w:rFonts w:hint="eastAsia" w:ascii="宋体" w:hAnsi="宋体" w:cs="宋体"/>
                  <w:lang w:val="en-US" w:eastAsia="zh-CN"/>
                </w:rPr>
                <w:t>3</w:t>
              </w:r>
            </w:ins>
          </w:p>
        </w:tc>
        <w:tc>
          <w:tcPr>
            <w:tcW w:w="962" w:type="dxa"/>
            <w:tcBorders>
              <w:top w:val="single" w:color="auto" w:sz="4" w:space="0"/>
              <w:bottom w:val="single" w:color="auto" w:sz="4" w:space="0"/>
            </w:tcBorders>
            <w:vAlign w:val="center"/>
          </w:tcPr>
          <w:p>
            <w:pPr>
              <w:rPr>
                <w:rFonts w:hint="eastAsia" w:ascii="宋体" w:hAnsi="宋体" w:eastAsia="宋体" w:cs="宋体"/>
                <w:lang w:val="en-US" w:eastAsia="zh-CN"/>
              </w:rPr>
            </w:pPr>
            <w:ins w:id="26" w:author="~~~~~~~~~~~~ [2]" w:date="2017-12-21T09:47:39Z">
              <w:r>
                <w:rPr>
                  <w:rFonts w:hint="eastAsia" w:ascii="宋体" w:hAnsi="宋体" w:cs="宋体"/>
                  <w:lang w:val="en-US" w:eastAsia="zh-CN"/>
                </w:rPr>
                <w:t>徐娜娜</w:t>
              </w:r>
            </w:ins>
          </w:p>
        </w:tc>
        <w:tc>
          <w:tcPr>
            <w:tcW w:w="2115" w:type="dxa"/>
            <w:tcBorders>
              <w:top w:val="single" w:color="auto" w:sz="4" w:space="0"/>
              <w:bottom w:val="single" w:color="auto" w:sz="4" w:space="0"/>
            </w:tcBorders>
            <w:vAlign w:val="center"/>
          </w:tcPr>
          <w:p>
            <w:pPr>
              <w:ind w:firstLine="0" w:firstLineChars="0"/>
              <w:jc w:val="both"/>
              <w:rPr>
                <w:rFonts w:hint="eastAsia" w:ascii="宋体" w:hAnsi="宋体" w:eastAsia="宋体" w:cs="宋体"/>
                <w:lang w:val="en-US" w:eastAsia="zh-CN"/>
              </w:rPr>
            </w:pPr>
            <w:ins w:id="27" w:author="~~~~~~~~~~~~ [2]" w:date="2017-12-22T10:16:49Z">
              <w:r>
                <w:rPr>
                  <w:rFonts w:hint="eastAsia" w:ascii="宋体" w:hAnsi="宋体" w:cs="宋体"/>
                  <w:lang w:val="en-US" w:eastAsia="zh-CN"/>
                </w:rPr>
                <w:t>首页</w:t>
              </w:r>
            </w:ins>
            <w:ins w:id="28" w:author="~~~~~~~~~~~~ [2]" w:date="2017-12-22T10:16:50Z">
              <w:r>
                <w:rPr>
                  <w:rFonts w:hint="eastAsia" w:ascii="宋体" w:hAnsi="宋体" w:cs="宋体"/>
                  <w:lang w:val="en-US" w:eastAsia="zh-CN"/>
                </w:rPr>
                <w:t>风格</w:t>
              </w:r>
            </w:ins>
            <w:ins w:id="29" w:author="~~~~~~~~~~~~ [2]" w:date="2017-12-22T10:16:51Z">
              <w:r>
                <w:rPr>
                  <w:rFonts w:hint="eastAsia" w:ascii="宋体" w:hAnsi="宋体" w:cs="宋体"/>
                  <w:lang w:val="en-US" w:eastAsia="zh-CN"/>
                </w:rPr>
                <w:t>、</w:t>
              </w:r>
            </w:ins>
            <w:ins w:id="30" w:author="~~~~~~~~~~~~ [2]" w:date="2017-12-22T10:16:53Z">
              <w:r>
                <w:rPr>
                  <w:rFonts w:hint="eastAsia" w:ascii="宋体" w:hAnsi="宋体" w:cs="宋体"/>
                  <w:lang w:val="en-US" w:eastAsia="zh-CN"/>
                </w:rPr>
                <w:t>报表</w:t>
              </w:r>
            </w:ins>
            <w:ins w:id="31" w:author="~~~~~~~~~~~~ [2]" w:date="2017-12-22T10:16:54Z">
              <w:r>
                <w:rPr>
                  <w:rFonts w:hint="eastAsia" w:ascii="宋体" w:hAnsi="宋体" w:cs="宋体"/>
                  <w:lang w:val="en-US" w:eastAsia="zh-CN"/>
                </w:rPr>
                <w:t>说明</w:t>
              </w:r>
            </w:ins>
            <w:ins w:id="32" w:author="~~~~~~~~~~~~ [2]" w:date="2017-12-22T10:16:55Z">
              <w:r>
                <w:rPr>
                  <w:rFonts w:hint="eastAsia" w:ascii="宋体" w:hAnsi="宋体" w:cs="宋体"/>
                  <w:lang w:val="en-US" w:eastAsia="zh-CN"/>
                </w:rPr>
                <w:t>、</w:t>
              </w:r>
            </w:ins>
            <w:ins w:id="33" w:author="~~~~~~~~~~~~ [2]" w:date="2017-12-21T09:47:49Z">
              <w:r>
                <w:rPr>
                  <w:rFonts w:hint="eastAsia" w:ascii="宋体" w:hAnsi="宋体" w:cs="宋体"/>
                  <w:lang w:val="en-US" w:eastAsia="zh-CN"/>
                </w:rPr>
                <w:t>APP</w:t>
              </w:r>
            </w:ins>
            <w:ins w:id="34" w:author="~~~~~~~~~~~~ [2]" w:date="2017-12-21T09:47:50Z">
              <w:r>
                <w:rPr>
                  <w:rFonts w:hint="eastAsia" w:ascii="宋体" w:hAnsi="宋体" w:cs="宋体"/>
                  <w:lang w:val="en-US" w:eastAsia="zh-CN"/>
                </w:rPr>
                <w:t>功能</w:t>
              </w:r>
            </w:ins>
          </w:p>
        </w:tc>
        <w:tc>
          <w:tcPr>
            <w:tcW w:w="3307" w:type="dxa"/>
            <w:tcBorders>
              <w:top w:val="single" w:color="auto" w:sz="4" w:space="0"/>
              <w:bottom w:val="single" w:color="auto" w:sz="4" w:space="0"/>
              <w:right w:val="single" w:color="auto" w:sz="4" w:space="0"/>
            </w:tcBorders>
            <w:vAlign w:val="center"/>
          </w:tcPr>
          <w:p>
            <w:pPr>
              <w:jc w:val="center"/>
              <w:rPr>
                <w:rFonts w:hint="eastAsia" w:ascii="宋体" w:hAnsi="宋体" w:eastAsia="宋体" w:cs="宋体"/>
                <w:lang w:eastAsia="zh-CN"/>
              </w:rPr>
            </w:pPr>
            <w:ins w:id="35" w:author="~~~~~~~~~~~~ [2]" w:date="2017-12-22T10:17:15Z">
              <w:r>
                <w:rPr>
                  <w:rFonts w:hint="eastAsia" w:ascii="宋体" w:hAnsi="宋体" w:cs="宋体"/>
                  <w:lang w:val="en-US" w:eastAsia="zh-CN"/>
                </w:rPr>
                <w:t>首页风格、报表说明、APP功能</w:t>
              </w:r>
            </w:ins>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75" w:hRule="atLeast"/>
        </w:trPr>
        <w:tc>
          <w:tcPr>
            <w:tcW w:w="1355" w:type="dxa"/>
            <w:tcBorders>
              <w:top w:val="single" w:color="auto" w:sz="4" w:space="0"/>
              <w:bottom w:val="single" w:color="auto" w:sz="4" w:space="0"/>
            </w:tcBorders>
            <w:vAlign w:val="center"/>
          </w:tcPr>
          <w:p>
            <w:pPr>
              <w:jc w:val="center"/>
              <w:rPr>
                <w:rFonts w:ascii="宋体" w:hAnsi="宋体" w:cs="宋体"/>
              </w:rPr>
            </w:pPr>
          </w:p>
        </w:tc>
        <w:tc>
          <w:tcPr>
            <w:tcW w:w="733" w:type="dxa"/>
            <w:tcBorders>
              <w:top w:val="single" w:color="auto" w:sz="4" w:space="0"/>
              <w:bottom w:val="single" w:color="auto" w:sz="4" w:space="0"/>
            </w:tcBorders>
            <w:vAlign w:val="center"/>
          </w:tcPr>
          <w:p>
            <w:pPr>
              <w:jc w:val="center"/>
              <w:rPr>
                <w:rFonts w:ascii="宋体" w:hAnsi="宋体" w:cs="宋体"/>
              </w:rPr>
            </w:pPr>
          </w:p>
        </w:tc>
        <w:tc>
          <w:tcPr>
            <w:tcW w:w="962" w:type="dxa"/>
            <w:tcBorders>
              <w:top w:val="single" w:color="auto" w:sz="4" w:space="0"/>
              <w:bottom w:val="single" w:color="auto" w:sz="4" w:space="0"/>
            </w:tcBorders>
            <w:vAlign w:val="center"/>
          </w:tcPr>
          <w:p>
            <w:pPr>
              <w:rPr>
                <w:rFonts w:ascii="宋体" w:hAnsi="宋体" w:cs="宋体"/>
              </w:rPr>
            </w:pPr>
          </w:p>
        </w:tc>
        <w:tc>
          <w:tcPr>
            <w:tcW w:w="2115" w:type="dxa"/>
            <w:tcBorders>
              <w:top w:val="single" w:color="auto" w:sz="4" w:space="0"/>
              <w:bottom w:val="single" w:color="auto" w:sz="4" w:space="0"/>
            </w:tcBorders>
            <w:vAlign w:val="center"/>
          </w:tcPr>
          <w:p>
            <w:pPr>
              <w:jc w:val="center"/>
              <w:rPr>
                <w:rFonts w:ascii="宋体" w:hAnsi="宋体" w:cs="宋体"/>
              </w:rPr>
            </w:pPr>
          </w:p>
        </w:tc>
        <w:tc>
          <w:tcPr>
            <w:tcW w:w="3307" w:type="dxa"/>
            <w:tcBorders>
              <w:top w:val="single" w:color="auto" w:sz="4" w:space="0"/>
              <w:bottom w:val="single" w:color="auto" w:sz="4" w:space="0"/>
              <w:right w:val="single" w:color="auto" w:sz="4" w:space="0"/>
            </w:tcBorders>
            <w:vAlign w:val="center"/>
          </w:tcPr>
          <w:p>
            <w:pPr>
              <w:jc w:val="center"/>
              <w:rPr>
                <w:rFonts w:ascii="宋体" w:hAnsi="宋体" w:cs="宋体"/>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75" w:hRule="atLeast"/>
        </w:trPr>
        <w:tc>
          <w:tcPr>
            <w:tcW w:w="1355" w:type="dxa"/>
            <w:tcBorders>
              <w:top w:val="single" w:color="auto" w:sz="4" w:space="0"/>
            </w:tcBorders>
            <w:vAlign w:val="center"/>
          </w:tcPr>
          <w:p>
            <w:pPr>
              <w:jc w:val="center"/>
              <w:rPr>
                <w:rFonts w:ascii="宋体" w:hAnsi="宋体" w:cs="宋体"/>
              </w:rPr>
            </w:pPr>
          </w:p>
        </w:tc>
        <w:tc>
          <w:tcPr>
            <w:tcW w:w="733" w:type="dxa"/>
            <w:tcBorders>
              <w:top w:val="single" w:color="auto" w:sz="4" w:space="0"/>
            </w:tcBorders>
            <w:vAlign w:val="center"/>
          </w:tcPr>
          <w:p>
            <w:pPr>
              <w:jc w:val="center"/>
              <w:rPr>
                <w:rFonts w:ascii="宋体" w:hAnsi="宋体" w:cs="宋体"/>
              </w:rPr>
            </w:pPr>
          </w:p>
        </w:tc>
        <w:tc>
          <w:tcPr>
            <w:tcW w:w="962" w:type="dxa"/>
            <w:tcBorders>
              <w:top w:val="single" w:color="auto" w:sz="4" w:space="0"/>
            </w:tcBorders>
            <w:vAlign w:val="center"/>
          </w:tcPr>
          <w:p>
            <w:pPr>
              <w:rPr>
                <w:rFonts w:ascii="宋体" w:hAnsi="宋体" w:cs="宋体"/>
              </w:rPr>
            </w:pPr>
          </w:p>
        </w:tc>
        <w:tc>
          <w:tcPr>
            <w:tcW w:w="2115" w:type="dxa"/>
            <w:tcBorders>
              <w:top w:val="single" w:color="auto" w:sz="4" w:space="0"/>
            </w:tcBorders>
            <w:vAlign w:val="center"/>
          </w:tcPr>
          <w:p>
            <w:pPr>
              <w:jc w:val="center"/>
              <w:rPr>
                <w:rFonts w:ascii="宋体" w:hAnsi="宋体" w:cs="宋体"/>
              </w:rPr>
            </w:pPr>
          </w:p>
        </w:tc>
        <w:tc>
          <w:tcPr>
            <w:tcW w:w="3307" w:type="dxa"/>
            <w:tcBorders>
              <w:top w:val="single" w:color="auto" w:sz="4" w:space="0"/>
              <w:right w:val="single" w:color="auto" w:sz="4" w:space="0"/>
            </w:tcBorders>
            <w:vAlign w:val="center"/>
          </w:tcPr>
          <w:p>
            <w:pPr>
              <w:jc w:val="center"/>
              <w:rPr>
                <w:rFonts w:ascii="宋体" w:hAnsi="宋体" w:cs="宋体"/>
              </w:rPr>
            </w:pPr>
          </w:p>
        </w:tc>
      </w:tr>
      <w:bookmarkEnd w:id="8"/>
      <w:bookmarkEnd w:id="9"/>
      <w:bookmarkEnd w:id="10"/>
      <w:bookmarkEnd w:id="11"/>
      <w:bookmarkEnd w:id="12"/>
      <w:bookmarkEnd w:id="13"/>
      <w:bookmarkEnd w:id="14"/>
      <w:bookmarkEnd w:id="15"/>
      <w:bookmarkEnd w:id="16"/>
      <w:bookmarkEnd w:id="17"/>
      <w:bookmarkEnd w:id="18"/>
      <w:bookmarkEnd w:id="19"/>
    </w:tbl>
    <w:p>
      <w:pPr>
        <w:spacing w:before="240" w:after="240"/>
        <w:rPr>
          <w:rFonts w:ascii="宋体" w:hAnsi="宋体" w:cs="宋体"/>
          <w:b/>
          <w:sz w:val="32"/>
          <w:u w:val="single"/>
        </w:rPr>
        <w:sectPr>
          <w:headerReference r:id="rId3" w:type="default"/>
          <w:footerReference r:id="rId4" w:type="default"/>
          <w:footerReference r:id="rId5" w:type="even"/>
          <w:pgSz w:w="11906" w:h="16838"/>
          <w:pgMar w:top="1440" w:right="1800" w:bottom="1440" w:left="1800" w:header="851" w:footer="992" w:gutter="0"/>
          <w:cols w:space="425" w:num="1"/>
          <w:docGrid w:type="lines" w:linePitch="312" w:charSpace="0"/>
        </w:sectPr>
      </w:pPr>
    </w:p>
    <w:p>
      <w:pPr>
        <w:pStyle w:val="49"/>
        <w:rPr>
          <w:rFonts w:ascii="宋体" w:hAnsi="宋体" w:cs="宋体"/>
          <w:b w:val="0"/>
        </w:rPr>
      </w:pPr>
      <w:r>
        <w:rPr>
          <w:rFonts w:hint="eastAsia" w:ascii="宋体" w:hAnsi="宋体" w:cs="宋体"/>
          <w:b w:val="0"/>
        </w:rPr>
        <w:t>目录</w:t>
      </w:r>
    </w:p>
    <w:p>
      <w:pPr>
        <w:pStyle w:val="28"/>
        <w:tabs>
          <w:tab w:val="right" w:leader="dot" w:pos="8306"/>
        </w:tabs>
        <w:rPr>
          <w:ins w:id="36" w:author="~~~~~~~~~~~~ [2]" w:date="2017-12-21T14:10:19Z"/>
        </w:rPr>
      </w:pPr>
      <w:r>
        <w:rPr>
          <w:rFonts w:hint="eastAsia" w:ascii="宋体" w:hAnsi="宋体" w:cs="宋体"/>
        </w:rPr>
        <w:fldChar w:fldCharType="begin"/>
      </w:r>
      <w:r>
        <w:rPr>
          <w:rFonts w:hint="eastAsia" w:ascii="宋体" w:hAnsi="宋体" w:cs="宋体"/>
        </w:rPr>
        <w:instrText xml:space="preserve"> TOC \o "1-4" \h \z \u </w:instrText>
      </w:r>
      <w:r>
        <w:rPr>
          <w:rFonts w:hint="eastAsia" w:ascii="宋体" w:hAnsi="宋体" w:cs="宋体"/>
        </w:rPr>
        <w:fldChar w:fldCharType="separate"/>
      </w:r>
      <w:ins w:id="37" w:author="~~~~~~~~~~~~ [2]" w:date="2017-12-21T14:10:19Z">
        <w:r>
          <w:rPr>
            <w:rFonts w:hint="eastAsia" w:ascii="宋体" w:hAnsi="宋体" w:cs="宋体"/>
          </w:rPr>
          <w:fldChar w:fldCharType="begin"/>
        </w:r>
      </w:ins>
      <w:ins w:id="38" w:author="~~~~~~~~~~~~ [2]" w:date="2017-12-21T14:10:19Z">
        <w:r>
          <w:rPr>
            <w:rFonts w:hint="eastAsia" w:ascii="宋体" w:hAnsi="宋体" w:cs="宋体"/>
          </w:rPr>
          <w:instrText xml:space="preserve"> HYPERLINK \l _Toc15124 </w:instrText>
        </w:r>
      </w:ins>
      <w:ins w:id="39" w:author="~~~~~~~~~~~~ [2]" w:date="2017-12-21T14:10:19Z">
        <w:r>
          <w:rPr>
            <w:rFonts w:hint="eastAsia" w:ascii="宋体" w:hAnsi="宋体" w:cs="宋体"/>
          </w:rPr>
          <w:fldChar w:fldCharType="separate"/>
        </w:r>
      </w:ins>
      <w:ins w:id="40" w:author="~~~~~~~~~~~~ [2]" w:date="2017-12-21T14:10:19Z">
        <w:r>
          <w:rPr>
            <w:rFonts w:ascii="Times New Roman" w:hAnsi="Times New Roman" w:cs="Times New Roman"/>
            <w:bCs w:val="0"/>
            <w:i w:val="0"/>
            <w:iCs w:val="0"/>
            <w:caps w:val="0"/>
            <w:smallCaps w:val="0"/>
            <w:strike w:val="0"/>
            <w:dstrike w:val="0"/>
            <w:outline w:val="0"/>
            <w:shadow w:val="0"/>
            <w:emboss w:val="0"/>
            <w:imprint w:val="0"/>
            <w:vanish w:val="0"/>
            <w:spacing w:val="0"/>
            <w:position w:val="0"/>
            <w:szCs w:val="24"/>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 </w:t>
        </w:r>
      </w:ins>
      <w:ins w:id="41" w:author="~~~~~~~~~~~~ [2]" w:date="2017-12-21T14:10:19Z">
        <w:r>
          <w:rPr>
            <w:rFonts w:hint="eastAsia" w:hAnsi="宋体" w:cs="宋体"/>
            <w:szCs w:val="24"/>
          </w:rPr>
          <w:t>概述</w:t>
        </w:r>
      </w:ins>
      <w:ins w:id="42" w:author="~~~~~~~~~~~~ [2]" w:date="2017-12-21T14:10:19Z">
        <w:r>
          <w:rPr/>
          <w:tab/>
        </w:r>
      </w:ins>
      <w:ins w:id="43" w:author="~~~~~~~~~~~~ [2]" w:date="2017-12-21T14:10:19Z">
        <w:r>
          <w:rPr/>
          <w:fldChar w:fldCharType="begin"/>
        </w:r>
      </w:ins>
      <w:ins w:id="44" w:author="~~~~~~~~~~~~ [2]" w:date="2017-12-21T14:10:19Z">
        <w:r>
          <w:rPr/>
          <w:instrText xml:space="preserve"> PAGEREF _Toc15124 </w:instrText>
        </w:r>
      </w:ins>
      <w:ins w:id="45" w:author="~~~~~~~~~~~~ [2]" w:date="2017-12-21T14:10:19Z">
        <w:r>
          <w:rPr/>
          <w:fldChar w:fldCharType="separate"/>
        </w:r>
      </w:ins>
      <w:ins w:id="46" w:author="~~~~~~~~~~~~ [2]" w:date="2017-12-21T14:10:20Z">
        <w:r>
          <w:rPr/>
          <w:t>5</w:t>
        </w:r>
      </w:ins>
      <w:ins w:id="47" w:author="~~~~~~~~~~~~ [2]" w:date="2017-12-21T14:10:19Z">
        <w:r>
          <w:rPr/>
          <w:fldChar w:fldCharType="end"/>
        </w:r>
      </w:ins>
      <w:ins w:id="48" w:author="~~~~~~~~~~~~ [2]" w:date="2017-12-21T14:10:19Z">
        <w:r>
          <w:rPr>
            <w:rFonts w:hint="eastAsia" w:ascii="宋体" w:hAnsi="宋体" w:cs="宋体"/>
          </w:rPr>
          <w:fldChar w:fldCharType="end"/>
        </w:r>
      </w:ins>
    </w:p>
    <w:p>
      <w:pPr>
        <w:pStyle w:val="31"/>
        <w:tabs>
          <w:tab w:val="right" w:leader="dot" w:pos="8306"/>
        </w:tabs>
        <w:rPr>
          <w:ins w:id="49" w:author="~~~~~~~~~~~~ [2]" w:date="2017-12-21T14:10:19Z"/>
        </w:rPr>
      </w:pPr>
      <w:ins w:id="50" w:author="~~~~~~~~~~~~ [2]" w:date="2017-12-21T14:10:19Z">
        <w:r>
          <w:rPr>
            <w:rFonts w:hint="eastAsia" w:ascii="宋体" w:hAnsi="宋体" w:cs="宋体"/>
          </w:rPr>
          <w:fldChar w:fldCharType="begin"/>
        </w:r>
      </w:ins>
      <w:ins w:id="51" w:author="~~~~~~~~~~~~ [2]" w:date="2017-12-21T14:10:19Z">
        <w:r>
          <w:rPr>
            <w:rFonts w:hint="eastAsia" w:ascii="宋体" w:hAnsi="宋体" w:cs="宋体"/>
          </w:rPr>
          <w:instrText xml:space="preserve"> HYPERLINK \l _Toc14999 </w:instrText>
        </w:r>
      </w:ins>
      <w:ins w:id="52" w:author="~~~~~~~~~~~~ [2]" w:date="2017-12-21T14:10:19Z">
        <w:r>
          <w:rPr>
            <w:rFonts w:hint="eastAsia" w:ascii="宋体" w:hAnsi="宋体" w:cs="宋体"/>
          </w:rPr>
          <w:fldChar w:fldCharType="separate"/>
        </w:r>
      </w:ins>
      <w:ins w:id="53" w:author="~~~~~~~~~~~~ [2]" w:date="2017-12-21T14:10:19Z">
        <w:r>
          <w:rPr>
            <w:rFonts w:ascii="Times New Roman" w:hAnsi="Times New Roman" w:cs="Times New Roman"/>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1.1 </w:t>
        </w:r>
      </w:ins>
      <w:ins w:id="54" w:author="~~~~~~~~~~~~ [2]" w:date="2017-12-21T14:10:19Z">
        <w:r>
          <w:rPr>
            <w:rFonts w:hint="eastAsia" w:hAnsi="宋体" w:cs="宋体"/>
          </w:rPr>
          <w:t>企业现状</w:t>
        </w:r>
      </w:ins>
      <w:ins w:id="55" w:author="~~~~~~~~~~~~ [2]" w:date="2017-12-21T14:10:19Z">
        <w:r>
          <w:rPr/>
          <w:tab/>
        </w:r>
      </w:ins>
      <w:ins w:id="56" w:author="~~~~~~~~~~~~ [2]" w:date="2017-12-21T14:10:19Z">
        <w:r>
          <w:rPr/>
          <w:fldChar w:fldCharType="begin"/>
        </w:r>
      </w:ins>
      <w:ins w:id="57" w:author="~~~~~~~~~~~~ [2]" w:date="2017-12-21T14:10:19Z">
        <w:r>
          <w:rPr/>
          <w:instrText xml:space="preserve"> PAGEREF _Toc14999 </w:instrText>
        </w:r>
      </w:ins>
      <w:ins w:id="58" w:author="~~~~~~~~~~~~ [2]" w:date="2017-12-21T14:10:19Z">
        <w:r>
          <w:rPr/>
          <w:fldChar w:fldCharType="separate"/>
        </w:r>
      </w:ins>
      <w:ins w:id="59" w:author="~~~~~~~~~~~~ [2]" w:date="2017-12-21T14:10:20Z">
        <w:r>
          <w:rPr/>
          <w:t>5</w:t>
        </w:r>
      </w:ins>
      <w:ins w:id="60" w:author="~~~~~~~~~~~~ [2]" w:date="2017-12-21T14:10:19Z">
        <w:r>
          <w:rPr/>
          <w:fldChar w:fldCharType="end"/>
        </w:r>
      </w:ins>
      <w:ins w:id="61" w:author="~~~~~~~~~~~~ [2]" w:date="2017-12-21T14:10:19Z">
        <w:r>
          <w:rPr>
            <w:rFonts w:hint="eastAsia" w:ascii="宋体" w:hAnsi="宋体" w:cs="宋体"/>
          </w:rPr>
          <w:fldChar w:fldCharType="end"/>
        </w:r>
      </w:ins>
    </w:p>
    <w:p>
      <w:pPr>
        <w:pStyle w:val="31"/>
        <w:tabs>
          <w:tab w:val="right" w:leader="dot" w:pos="8306"/>
        </w:tabs>
        <w:rPr>
          <w:ins w:id="62" w:author="~~~~~~~~~~~~ [2]" w:date="2017-12-21T14:10:19Z"/>
        </w:rPr>
      </w:pPr>
      <w:ins w:id="63" w:author="~~~~~~~~~~~~ [2]" w:date="2017-12-21T14:10:19Z">
        <w:r>
          <w:rPr>
            <w:rFonts w:hint="eastAsia" w:ascii="宋体" w:hAnsi="宋体" w:cs="宋体"/>
          </w:rPr>
          <w:fldChar w:fldCharType="begin"/>
        </w:r>
      </w:ins>
      <w:ins w:id="64" w:author="~~~~~~~~~~~~ [2]" w:date="2017-12-21T14:10:19Z">
        <w:r>
          <w:rPr>
            <w:rFonts w:hint="eastAsia" w:ascii="宋体" w:hAnsi="宋体" w:cs="宋体"/>
          </w:rPr>
          <w:instrText xml:space="preserve"> HYPERLINK \l _Toc32248 </w:instrText>
        </w:r>
      </w:ins>
      <w:ins w:id="65" w:author="~~~~~~~~~~~~ [2]" w:date="2017-12-21T14:10:19Z">
        <w:r>
          <w:rPr>
            <w:rFonts w:hint="eastAsia" w:ascii="宋体" w:hAnsi="宋体" w:cs="宋体"/>
          </w:rPr>
          <w:fldChar w:fldCharType="separate"/>
        </w:r>
      </w:ins>
      <w:ins w:id="66" w:author="~~~~~~~~~~~~ [2]" w:date="2017-12-21T14:10:19Z">
        <w:r>
          <w:rPr>
            <w:rFonts w:ascii="Times New Roman" w:hAnsi="Times New Roman" w:cs="Times New Roman"/>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1.2 </w:t>
        </w:r>
      </w:ins>
      <w:ins w:id="67" w:author="~~~~~~~~~~~~ [2]" w:date="2017-12-21T14:10:19Z">
        <w:r>
          <w:rPr>
            <w:rFonts w:hint="eastAsia" w:hAnsi="宋体" w:cs="宋体"/>
          </w:rPr>
          <w:t>总体要求</w:t>
        </w:r>
      </w:ins>
      <w:ins w:id="68" w:author="~~~~~~~~~~~~ [2]" w:date="2017-12-21T14:10:19Z">
        <w:r>
          <w:rPr/>
          <w:tab/>
        </w:r>
      </w:ins>
      <w:ins w:id="69" w:author="~~~~~~~~~~~~ [2]" w:date="2017-12-21T14:10:19Z">
        <w:r>
          <w:rPr/>
          <w:fldChar w:fldCharType="begin"/>
        </w:r>
      </w:ins>
      <w:ins w:id="70" w:author="~~~~~~~~~~~~ [2]" w:date="2017-12-21T14:10:19Z">
        <w:r>
          <w:rPr/>
          <w:instrText xml:space="preserve"> PAGEREF _Toc32248 </w:instrText>
        </w:r>
      </w:ins>
      <w:ins w:id="71" w:author="~~~~~~~~~~~~ [2]" w:date="2017-12-21T14:10:19Z">
        <w:r>
          <w:rPr/>
          <w:fldChar w:fldCharType="separate"/>
        </w:r>
      </w:ins>
      <w:ins w:id="72" w:author="~~~~~~~~~~~~ [2]" w:date="2017-12-21T14:10:20Z">
        <w:r>
          <w:rPr/>
          <w:t>5</w:t>
        </w:r>
      </w:ins>
      <w:ins w:id="73" w:author="~~~~~~~~~~~~ [2]" w:date="2017-12-21T14:10:19Z">
        <w:r>
          <w:rPr/>
          <w:fldChar w:fldCharType="end"/>
        </w:r>
      </w:ins>
      <w:ins w:id="74" w:author="~~~~~~~~~~~~ [2]" w:date="2017-12-21T14:10:19Z">
        <w:r>
          <w:rPr>
            <w:rFonts w:hint="eastAsia" w:ascii="宋体" w:hAnsi="宋体" w:cs="宋体"/>
          </w:rPr>
          <w:fldChar w:fldCharType="end"/>
        </w:r>
      </w:ins>
    </w:p>
    <w:p>
      <w:pPr>
        <w:pStyle w:val="31"/>
        <w:tabs>
          <w:tab w:val="right" w:leader="dot" w:pos="8306"/>
        </w:tabs>
        <w:rPr>
          <w:ins w:id="75" w:author="~~~~~~~~~~~~ [2]" w:date="2017-12-21T14:10:19Z"/>
        </w:rPr>
      </w:pPr>
      <w:ins w:id="76" w:author="~~~~~~~~~~~~ [2]" w:date="2017-12-21T14:10:19Z">
        <w:r>
          <w:rPr>
            <w:rFonts w:hint="eastAsia" w:ascii="宋体" w:hAnsi="宋体" w:cs="宋体"/>
          </w:rPr>
          <w:fldChar w:fldCharType="begin"/>
        </w:r>
      </w:ins>
      <w:ins w:id="77" w:author="~~~~~~~~~~~~ [2]" w:date="2017-12-21T14:10:19Z">
        <w:r>
          <w:rPr>
            <w:rFonts w:hint="eastAsia" w:ascii="宋体" w:hAnsi="宋体" w:cs="宋体"/>
          </w:rPr>
          <w:instrText xml:space="preserve"> HYPERLINK \l _Toc20360 </w:instrText>
        </w:r>
      </w:ins>
      <w:ins w:id="78" w:author="~~~~~~~~~~~~ [2]" w:date="2017-12-21T14:10:19Z">
        <w:r>
          <w:rPr>
            <w:rFonts w:hint="eastAsia" w:ascii="宋体" w:hAnsi="宋体" w:cs="宋体"/>
          </w:rPr>
          <w:fldChar w:fldCharType="separate"/>
        </w:r>
      </w:ins>
      <w:ins w:id="79" w:author="~~~~~~~~~~~~ [2]" w:date="2017-12-21T14:10:19Z">
        <w:r>
          <w:rPr>
            <w:rFonts w:ascii="Times New Roman" w:hAnsi="Times New Roman" w:cs="Times New Roman"/>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1.3 </w:t>
        </w:r>
      </w:ins>
      <w:ins w:id="80" w:author="~~~~~~~~~~~~ [2]" w:date="2017-12-21T14:10:19Z">
        <w:r>
          <w:rPr>
            <w:rFonts w:hint="eastAsia" w:hAnsi="宋体" w:cs="宋体"/>
          </w:rPr>
          <w:t>功能概貌</w:t>
        </w:r>
      </w:ins>
      <w:ins w:id="81" w:author="~~~~~~~~~~~~ [2]" w:date="2017-12-21T14:10:19Z">
        <w:r>
          <w:rPr/>
          <w:tab/>
        </w:r>
      </w:ins>
      <w:ins w:id="82" w:author="~~~~~~~~~~~~ [2]" w:date="2017-12-21T14:10:19Z">
        <w:r>
          <w:rPr/>
          <w:fldChar w:fldCharType="begin"/>
        </w:r>
      </w:ins>
      <w:ins w:id="83" w:author="~~~~~~~~~~~~ [2]" w:date="2017-12-21T14:10:19Z">
        <w:r>
          <w:rPr/>
          <w:instrText xml:space="preserve"> PAGEREF _Toc20360 </w:instrText>
        </w:r>
      </w:ins>
      <w:ins w:id="84" w:author="~~~~~~~~~~~~ [2]" w:date="2017-12-21T14:10:19Z">
        <w:r>
          <w:rPr/>
          <w:fldChar w:fldCharType="separate"/>
        </w:r>
      </w:ins>
      <w:ins w:id="85" w:author="~~~~~~~~~~~~ [2]" w:date="2017-12-21T14:10:20Z">
        <w:r>
          <w:rPr/>
          <w:t>5</w:t>
        </w:r>
      </w:ins>
      <w:ins w:id="86" w:author="~~~~~~~~~~~~ [2]" w:date="2017-12-21T14:10:19Z">
        <w:r>
          <w:rPr/>
          <w:fldChar w:fldCharType="end"/>
        </w:r>
      </w:ins>
      <w:ins w:id="87" w:author="~~~~~~~~~~~~ [2]" w:date="2017-12-21T14:10:19Z">
        <w:r>
          <w:rPr>
            <w:rFonts w:hint="eastAsia" w:ascii="宋体" w:hAnsi="宋体" w:cs="宋体"/>
          </w:rPr>
          <w:fldChar w:fldCharType="end"/>
        </w:r>
      </w:ins>
    </w:p>
    <w:p>
      <w:pPr>
        <w:pStyle w:val="28"/>
        <w:tabs>
          <w:tab w:val="right" w:leader="dot" w:pos="8306"/>
        </w:tabs>
        <w:rPr>
          <w:ins w:id="88" w:author="~~~~~~~~~~~~ [2]" w:date="2017-12-21T14:10:19Z"/>
        </w:rPr>
      </w:pPr>
      <w:ins w:id="89" w:author="~~~~~~~~~~~~ [2]" w:date="2017-12-21T14:10:19Z">
        <w:r>
          <w:rPr>
            <w:rFonts w:hint="eastAsia" w:ascii="宋体" w:hAnsi="宋体" w:cs="宋体"/>
          </w:rPr>
          <w:fldChar w:fldCharType="begin"/>
        </w:r>
      </w:ins>
      <w:ins w:id="90" w:author="~~~~~~~~~~~~ [2]" w:date="2017-12-21T14:10:19Z">
        <w:r>
          <w:rPr>
            <w:rFonts w:hint="eastAsia" w:ascii="宋体" w:hAnsi="宋体" w:cs="宋体"/>
          </w:rPr>
          <w:instrText xml:space="preserve"> HYPERLINK \l _Toc9071 </w:instrText>
        </w:r>
      </w:ins>
      <w:ins w:id="91" w:author="~~~~~~~~~~~~ [2]" w:date="2017-12-21T14:10:19Z">
        <w:r>
          <w:rPr>
            <w:rFonts w:hint="eastAsia" w:ascii="宋体" w:hAnsi="宋体" w:cs="宋体"/>
          </w:rPr>
          <w:fldChar w:fldCharType="separate"/>
        </w:r>
      </w:ins>
      <w:ins w:id="92" w:author="~~~~~~~~~~~~ [2]" w:date="2017-12-21T14:10:19Z">
        <w:r>
          <w:rPr>
            <w:rFonts w:ascii="Times New Roman" w:hAnsi="Times New Roman" w:cs="Times New Roman"/>
            <w:bCs w:val="0"/>
            <w:i w:val="0"/>
            <w:iCs w:val="0"/>
            <w:caps w:val="0"/>
            <w:smallCaps w:val="0"/>
            <w:strike w:val="0"/>
            <w:dstrike w:val="0"/>
            <w:outline w:val="0"/>
            <w:shadow w:val="0"/>
            <w:emboss w:val="0"/>
            <w:imprint w:val="0"/>
            <w:vanish w:val="0"/>
            <w:spacing w:val="0"/>
            <w:position w:val="0"/>
            <w:szCs w:val="24"/>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 </w:t>
        </w:r>
      </w:ins>
      <w:ins w:id="93" w:author="~~~~~~~~~~~~ [2]" w:date="2017-12-21T14:10:19Z">
        <w:r>
          <w:rPr>
            <w:rFonts w:hint="eastAsia" w:hAnsi="宋体" w:cs="宋体"/>
            <w:szCs w:val="24"/>
          </w:rPr>
          <w:t>功能说明</w:t>
        </w:r>
      </w:ins>
      <w:ins w:id="94" w:author="~~~~~~~~~~~~ [2]" w:date="2017-12-21T14:10:19Z">
        <w:r>
          <w:rPr/>
          <w:tab/>
        </w:r>
      </w:ins>
      <w:ins w:id="95" w:author="~~~~~~~~~~~~ [2]" w:date="2017-12-21T14:10:19Z">
        <w:r>
          <w:rPr/>
          <w:fldChar w:fldCharType="begin"/>
        </w:r>
      </w:ins>
      <w:ins w:id="96" w:author="~~~~~~~~~~~~ [2]" w:date="2017-12-21T14:10:19Z">
        <w:r>
          <w:rPr/>
          <w:instrText xml:space="preserve"> PAGEREF _Toc9071 </w:instrText>
        </w:r>
      </w:ins>
      <w:ins w:id="97" w:author="~~~~~~~~~~~~ [2]" w:date="2017-12-21T14:10:19Z">
        <w:r>
          <w:rPr/>
          <w:fldChar w:fldCharType="separate"/>
        </w:r>
      </w:ins>
      <w:ins w:id="98" w:author="~~~~~~~~~~~~ [2]" w:date="2017-12-21T14:10:20Z">
        <w:r>
          <w:rPr/>
          <w:t>6</w:t>
        </w:r>
      </w:ins>
      <w:ins w:id="99" w:author="~~~~~~~~~~~~ [2]" w:date="2017-12-21T14:10:19Z">
        <w:r>
          <w:rPr/>
          <w:fldChar w:fldCharType="end"/>
        </w:r>
      </w:ins>
      <w:ins w:id="100" w:author="~~~~~~~~~~~~ [2]" w:date="2017-12-21T14:10:19Z">
        <w:r>
          <w:rPr>
            <w:rFonts w:hint="eastAsia" w:ascii="宋体" w:hAnsi="宋体" w:cs="宋体"/>
          </w:rPr>
          <w:fldChar w:fldCharType="end"/>
        </w:r>
      </w:ins>
    </w:p>
    <w:p>
      <w:pPr>
        <w:pStyle w:val="31"/>
        <w:tabs>
          <w:tab w:val="right" w:leader="dot" w:pos="8306"/>
        </w:tabs>
        <w:rPr>
          <w:ins w:id="101" w:author="~~~~~~~~~~~~ [2]" w:date="2017-12-21T14:10:19Z"/>
        </w:rPr>
      </w:pPr>
      <w:ins w:id="102" w:author="~~~~~~~~~~~~ [2]" w:date="2017-12-21T14:10:19Z">
        <w:r>
          <w:rPr>
            <w:rFonts w:hint="eastAsia" w:ascii="宋体" w:hAnsi="宋体" w:cs="宋体"/>
          </w:rPr>
          <w:fldChar w:fldCharType="begin"/>
        </w:r>
      </w:ins>
      <w:ins w:id="103" w:author="~~~~~~~~~~~~ [2]" w:date="2017-12-21T14:10:19Z">
        <w:r>
          <w:rPr>
            <w:rFonts w:hint="eastAsia" w:ascii="宋体" w:hAnsi="宋体" w:cs="宋体"/>
          </w:rPr>
          <w:instrText xml:space="preserve"> HYPERLINK \l _Toc15079 </w:instrText>
        </w:r>
      </w:ins>
      <w:ins w:id="104" w:author="~~~~~~~~~~~~ [2]" w:date="2017-12-21T14:10:19Z">
        <w:r>
          <w:rPr>
            <w:rFonts w:hint="eastAsia" w:ascii="宋体" w:hAnsi="宋体" w:cs="宋体"/>
          </w:rPr>
          <w:fldChar w:fldCharType="separate"/>
        </w:r>
      </w:ins>
      <w:ins w:id="105" w:author="~~~~~~~~~~~~ [2]" w:date="2017-12-21T14:10:19Z">
        <w:r>
          <w:rPr>
            <w:rFonts w:ascii="Times New Roman" w:hAnsi="Times New Roman" w:cs="Times New Roman"/>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2.1 </w:t>
        </w:r>
      </w:ins>
      <w:ins w:id="106" w:author="~~~~~~~~~~~~ [2]" w:date="2017-12-21T14:10:19Z">
        <w:r>
          <w:rPr>
            <w:rFonts w:hint="eastAsia" w:hAnsi="宋体" w:cs="宋体"/>
          </w:rPr>
          <w:t>平台首页</w:t>
        </w:r>
      </w:ins>
      <w:ins w:id="107" w:author="~~~~~~~~~~~~ [2]" w:date="2017-12-21T14:10:19Z">
        <w:r>
          <w:rPr/>
          <w:tab/>
        </w:r>
      </w:ins>
      <w:ins w:id="108" w:author="~~~~~~~~~~~~ [2]" w:date="2017-12-21T14:10:19Z">
        <w:r>
          <w:rPr/>
          <w:fldChar w:fldCharType="begin"/>
        </w:r>
      </w:ins>
      <w:ins w:id="109" w:author="~~~~~~~~~~~~ [2]" w:date="2017-12-21T14:10:19Z">
        <w:r>
          <w:rPr/>
          <w:instrText xml:space="preserve"> PAGEREF _Toc15079 </w:instrText>
        </w:r>
      </w:ins>
      <w:ins w:id="110" w:author="~~~~~~~~~~~~ [2]" w:date="2017-12-21T14:10:19Z">
        <w:r>
          <w:rPr/>
          <w:fldChar w:fldCharType="separate"/>
        </w:r>
      </w:ins>
      <w:ins w:id="111" w:author="~~~~~~~~~~~~ [2]" w:date="2017-12-21T14:10:20Z">
        <w:r>
          <w:rPr/>
          <w:t>6</w:t>
        </w:r>
      </w:ins>
      <w:ins w:id="112" w:author="~~~~~~~~~~~~ [2]" w:date="2017-12-21T14:10:19Z">
        <w:r>
          <w:rPr/>
          <w:fldChar w:fldCharType="end"/>
        </w:r>
      </w:ins>
      <w:ins w:id="113" w:author="~~~~~~~~~~~~ [2]" w:date="2017-12-21T14:10:19Z">
        <w:r>
          <w:rPr>
            <w:rFonts w:hint="eastAsia" w:ascii="宋体" w:hAnsi="宋体" w:cs="宋体"/>
          </w:rPr>
          <w:fldChar w:fldCharType="end"/>
        </w:r>
      </w:ins>
    </w:p>
    <w:p>
      <w:pPr>
        <w:pStyle w:val="21"/>
        <w:tabs>
          <w:tab w:val="right" w:leader="dot" w:pos="8306"/>
        </w:tabs>
        <w:rPr>
          <w:ins w:id="114" w:author="~~~~~~~~~~~~ [2]" w:date="2017-12-21T14:10:19Z"/>
        </w:rPr>
      </w:pPr>
      <w:ins w:id="115" w:author="~~~~~~~~~~~~ [2]" w:date="2017-12-21T14:10:19Z">
        <w:r>
          <w:rPr>
            <w:rFonts w:hint="eastAsia" w:ascii="宋体" w:hAnsi="宋体" w:cs="宋体"/>
          </w:rPr>
          <w:fldChar w:fldCharType="begin"/>
        </w:r>
      </w:ins>
      <w:ins w:id="116" w:author="~~~~~~~~~~~~ [2]" w:date="2017-12-21T14:10:19Z">
        <w:r>
          <w:rPr>
            <w:rFonts w:hint="eastAsia" w:ascii="宋体" w:hAnsi="宋体" w:cs="宋体"/>
          </w:rPr>
          <w:instrText xml:space="preserve"> HYPERLINK \l _Toc13354 </w:instrText>
        </w:r>
      </w:ins>
      <w:ins w:id="117" w:author="~~~~~~~~~~~~ [2]" w:date="2017-12-21T14:10:19Z">
        <w:r>
          <w:rPr>
            <w:rFonts w:hint="eastAsia" w:ascii="宋体" w:hAnsi="宋体" w:cs="宋体"/>
          </w:rPr>
          <w:fldChar w:fldCharType="separate"/>
        </w:r>
      </w:ins>
      <w:ins w:id="118" w:author="~~~~~~~~~~~~ [2]" w:date="2017-12-21T14:10:19Z">
        <w:r>
          <w:rPr>
            <w:rFonts w:hint="eastAsia" w:hAnsi="宋体" w:cs="宋体"/>
          </w:rPr>
          <w:t>2.1.1 注册</w:t>
        </w:r>
      </w:ins>
      <w:ins w:id="119" w:author="~~~~~~~~~~~~ [2]" w:date="2017-12-21T14:10:19Z">
        <w:r>
          <w:rPr/>
          <w:tab/>
        </w:r>
      </w:ins>
      <w:ins w:id="120" w:author="~~~~~~~~~~~~ [2]" w:date="2017-12-21T14:10:19Z">
        <w:r>
          <w:rPr/>
          <w:fldChar w:fldCharType="begin"/>
        </w:r>
      </w:ins>
      <w:ins w:id="121" w:author="~~~~~~~~~~~~ [2]" w:date="2017-12-21T14:10:19Z">
        <w:r>
          <w:rPr/>
          <w:instrText xml:space="preserve"> PAGEREF _Toc13354 </w:instrText>
        </w:r>
      </w:ins>
      <w:ins w:id="122" w:author="~~~~~~~~~~~~ [2]" w:date="2017-12-21T14:10:19Z">
        <w:r>
          <w:rPr/>
          <w:fldChar w:fldCharType="separate"/>
        </w:r>
      </w:ins>
      <w:ins w:id="123" w:author="~~~~~~~~~~~~ [2]" w:date="2017-12-21T14:10:20Z">
        <w:r>
          <w:rPr/>
          <w:t>6</w:t>
        </w:r>
      </w:ins>
      <w:ins w:id="124" w:author="~~~~~~~~~~~~ [2]" w:date="2017-12-21T14:10:19Z">
        <w:r>
          <w:rPr/>
          <w:fldChar w:fldCharType="end"/>
        </w:r>
      </w:ins>
      <w:ins w:id="125" w:author="~~~~~~~~~~~~ [2]" w:date="2017-12-21T14:10:19Z">
        <w:r>
          <w:rPr>
            <w:rFonts w:hint="eastAsia" w:ascii="宋体" w:hAnsi="宋体" w:cs="宋体"/>
          </w:rPr>
          <w:fldChar w:fldCharType="end"/>
        </w:r>
      </w:ins>
    </w:p>
    <w:p>
      <w:pPr>
        <w:pStyle w:val="21"/>
        <w:tabs>
          <w:tab w:val="right" w:leader="dot" w:pos="8306"/>
        </w:tabs>
        <w:rPr>
          <w:ins w:id="126" w:author="~~~~~~~~~~~~ [2]" w:date="2017-12-21T14:10:19Z"/>
        </w:rPr>
      </w:pPr>
      <w:ins w:id="127" w:author="~~~~~~~~~~~~ [2]" w:date="2017-12-21T14:10:19Z">
        <w:r>
          <w:rPr>
            <w:rFonts w:hint="eastAsia" w:ascii="宋体" w:hAnsi="宋体" w:cs="宋体"/>
          </w:rPr>
          <w:fldChar w:fldCharType="begin"/>
        </w:r>
      </w:ins>
      <w:ins w:id="128" w:author="~~~~~~~~~~~~ [2]" w:date="2017-12-21T14:10:19Z">
        <w:r>
          <w:rPr>
            <w:rFonts w:hint="eastAsia" w:ascii="宋体" w:hAnsi="宋体" w:cs="宋体"/>
          </w:rPr>
          <w:instrText xml:space="preserve"> HYPERLINK \l _Toc24018 </w:instrText>
        </w:r>
      </w:ins>
      <w:ins w:id="129" w:author="~~~~~~~~~~~~ [2]" w:date="2017-12-21T14:10:19Z">
        <w:r>
          <w:rPr>
            <w:rFonts w:hint="eastAsia" w:ascii="宋体" w:hAnsi="宋体" w:cs="宋体"/>
          </w:rPr>
          <w:fldChar w:fldCharType="separate"/>
        </w:r>
      </w:ins>
      <w:ins w:id="130" w:author="~~~~~~~~~~~~ [2]" w:date="2017-12-21T14:10:19Z">
        <w:r>
          <w:rPr>
            <w:rFonts w:hint="eastAsia" w:hAnsi="宋体" w:cs="宋体"/>
          </w:rPr>
          <w:t>2.1.2 登录</w:t>
        </w:r>
      </w:ins>
      <w:ins w:id="131" w:author="~~~~~~~~~~~~ [2]" w:date="2017-12-21T14:10:19Z">
        <w:r>
          <w:rPr/>
          <w:tab/>
        </w:r>
      </w:ins>
      <w:ins w:id="132" w:author="~~~~~~~~~~~~ [2]" w:date="2017-12-21T14:10:19Z">
        <w:r>
          <w:rPr/>
          <w:fldChar w:fldCharType="begin"/>
        </w:r>
      </w:ins>
      <w:ins w:id="133" w:author="~~~~~~~~~~~~ [2]" w:date="2017-12-21T14:10:19Z">
        <w:r>
          <w:rPr/>
          <w:instrText xml:space="preserve"> PAGEREF _Toc24018 </w:instrText>
        </w:r>
      </w:ins>
      <w:ins w:id="134" w:author="~~~~~~~~~~~~ [2]" w:date="2017-12-21T14:10:19Z">
        <w:r>
          <w:rPr/>
          <w:fldChar w:fldCharType="separate"/>
        </w:r>
      </w:ins>
      <w:ins w:id="135" w:author="~~~~~~~~~~~~ [2]" w:date="2017-12-21T14:10:20Z">
        <w:r>
          <w:rPr/>
          <w:t>8</w:t>
        </w:r>
      </w:ins>
      <w:ins w:id="136" w:author="~~~~~~~~~~~~ [2]" w:date="2017-12-21T14:10:19Z">
        <w:r>
          <w:rPr/>
          <w:fldChar w:fldCharType="end"/>
        </w:r>
      </w:ins>
      <w:ins w:id="137" w:author="~~~~~~~~~~~~ [2]" w:date="2017-12-21T14:10:19Z">
        <w:r>
          <w:rPr>
            <w:rFonts w:hint="eastAsia" w:ascii="宋体" w:hAnsi="宋体" w:cs="宋体"/>
          </w:rPr>
          <w:fldChar w:fldCharType="end"/>
        </w:r>
      </w:ins>
    </w:p>
    <w:p>
      <w:pPr>
        <w:pStyle w:val="31"/>
        <w:tabs>
          <w:tab w:val="right" w:leader="dot" w:pos="8306"/>
        </w:tabs>
        <w:rPr>
          <w:ins w:id="138" w:author="~~~~~~~~~~~~ [2]" w:date="2017-12-21T14:10:19Z"/>
        </w:rPr>
      </w:pPr>
      <w:ins w:id="139" w:author="~~~~~~~~~~~~ [2]" w:date="2017-12-21T14:10:19Z">
        <w:r>
          <w:rPr>
            <w:rFonts w:hint="eastAsia" w:ascii="宋体" w:hAnsi="宋体" w:cs="宋体"/>
          </w:rPr>
          <w:fldChar w:fldCharType="begin"/>
        </w:r>
      </w:ins>
      <w:ins w:id="140" w:author="~~~~~~~~~~~~ [2]" w:date="2017-12-21T14:10:19Z">
        <w:r>
          <w:rPr>
            <w:rFonts w:hint="eastAsia" w:ascii="宋体" w:hAnsi="宋体" w:cs="宋体"/>
          </w:rPr>
          <w:instrText xml:space="preserve"> HYPERLINK \l _Toc25399 </w:instrText>
        </w:r>
      </w:ins>
      <w:ins w:id="141" w:author="~~~~~~~~~~~~ [2]" w:date="2017-12-21T14:10:19Z">
        <w:r>
          <w:rPr>
            <w:rFonts w:hint="eastAsia" w:ascii="宋体" w:hAnsi="宋体" w:cs="宋体"/>
          </w:rPr>
          <w:fldChar w:fldCharType="separate"/>
        </w:r>
      </w:ins>
      <w:ins w:id="142" w:author="~~~~~~~~~~~~ [2]" w:date="2017-12-21T14:10:19Z">
        <w:r>
          <w:rPr>
            <w:rFonts w:ascii="Times New Roman" w:hAnsi="Times New Roman" w:cs="Times New Roman"/>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2.2 </w:t>
        </w:r>
      </w:ins>
      <w:ins w:id="143" w:author="~~~~~~~~~~~~ [2]" w:date="2017-12-21T14:10:19Z">
        <w:r>
          <w:rPr>
            <w:rFonts w:hint="eastAsia" w:hAnsi="宋体" w:cs="宋体"/>
          </w:rPr>
          <w:t>后台首页</w:t>
        </w:r>
      </w:ins>
      <w:ins w:id="144" w:author="~~~~~~~~~~~~ [2]" w:date="2017-12-21T14:10:19Z">
        <w:r>
          <w:rPr/>
          <w:tab/>
        </w:r>
      </w:ins>
      <w:ins w:id="145" w:author="~~~~~~~~~~~~ [2]" w:date="2017-12-21T14:10:19Z">
        <w:r>
          <w:rPr/>
          <w:fldChar w:fldCharType="begin"/>
        </w:r>
      </w:ins>
      <w:ins w:id="146" w:author="~~~~~~~~~~~~ [2]" w:date="2017-12-21T14:10:19Z">
        <w:r>
          <w:rPr/>
          <w:instrText xml:space="preserve"> PAGEREF _Toc25399 </w:instrText>
        </w:r>
      </w:ins>
      <w:ins w:id="147" w:author="~~~~~~~~~~~~ [2]" w:date="2017-12-21T14:10:19Z">
        <w:r>
          <w:rPr/>
          <w:fldChar w:fldCharType="separate"/>
        </w:r>
      </w:ins>
      <w:ins w:id="148" w:author="~~~~~~~~~~~~ [2]" w:date="2017-12-21T14:10:20Z">
        <w:r>
          <w:rPr/>
          <w:t>9</w:t>
        </w:r>
      </w:ins>
      <w:ins w:id="149" w:author="~~~~~~~~~~~~ [2]" w:date="2017-12-21T14:10:19Z">
        <w:r>
          <w:rPr/>
          <w:fldChar w:fldCharType="end"/>
        </w:r>
      </w:ins>
      <w:ins w:id="150" w:author="~~~~~~~~~~~~ [2]" w:date="2017-12-21T14:10:19Z">
        <w:r>
          <w:rPr>
            <w:rFonts w:hint="eastAsia" w:ascii="宋体" w:hAnsi="宋体" w:cs="宋体"/>
          </w:rPr>
          <w:fldChar w:fldCharType="end"/>
        </w:r>
      </w:ins>
    </w:p>
    <w:p>
      <w:pPr>
        <w:pStyle w:val="21"/>
        <w:tabs>
          <w:tab w:val="right" w:leader="dot" w:pos="8306"/>
        </w:tabs>
        <w:rPr>
          <w:ins w:id="151" w:author="~~~~~~~~~~~~ [2]" w:date="2017-12-21T14:10:19Z"/>
        </w:rPr>
      </w:pPr>
      <w:ins w:id="152" w:author="~~~~~~~~~~~~ [2]" w:date="2017-12-21T14:10:19Z">
        <w:r>
          <w:rPr>
            <w:rFonts w:hint="eastAsia" w:ascii="宋体" w:hAnsi="宋体" w:cs="宋体"/>
          </w:rPr>
          <w:fldChar w:fldCharType="begin"/>
        </w:r>
      </w:ins>
      <w:ins w:id="153" w:author="~~~~~~~~~~~~ [2]" w:date="2017-12-21T14:10:19Z">
        <w:r>
          <w:rPr>
            <w:rFonts w:hint="eastAsia" w:ascii="宋体" w:hAnsi="宋体" w:cs="宋体"/>
          </w:rPr>
          <w:instrText xml:space="preserve"> HYPERLINK \l _Toc17376 </w:instrText>
        </w:r>
      </w:ins>
      <w:ins w:id="154" w:author="~~~~~~~~~~~~ [2]" w:date="2017-12-21T14:10:19Z">
        <w:r>
          <w:rPr>
            <w:rFonts w:hint="eastAsia" w:ascii="宋体" w:hAnsi="宋体" w:cs="宋体"/>
          </w:rPr>
          <w:fldChar w:fldCharType="separate"/>
        </w:r>
      </w:ins>
      <w:ins w:id="155" w:author="~~~~~~~~~~~~ [2]" w:date="2017-12-21T14:10:19Z">
        <w:r>
          <w:rPr>
            <w:rFonts w:hint="eastAsia" w:hAnsi="宋体" w:cs="宋体"/>
          </w:rPr>
          <w:t>2.2.1 修改密码</w:t>
        </w:r>
      </w:ins>
      <w:ins w:id="156" w:author="~~~~~~~~~~~~ [2]" w:date="2017-12-21T14:10:19Z">
        <w:r>
          <w:rPr/>
          <w:tab/>
        </w:r>
      </w:ins>
      <w:ins w:id="157" w:author="~~~~~~~~~~~~ [2]" w:date="2017-12-21T14:10:19Z">
        <w:r>
          <w:rPr/>
          <w:fldChar w:fldCharType="begin"/>
        </w:r>
      </w:ins>
      <w:ins w:id="158" w:author="~~~~~~~~~~~~ [2]" w:date="2017-12-21T14:10:19Z">
        <w:r>
          <w:rPr/>
          <w:instrText xml:space="preserve"> PAGEREF _Toc17376 </w:instrText>
        </w:r>
      </w:ins>
      <w:ins w:id="159" w:author="~~~~~~~~~~~~ [2]" w:date="2017-12-21T14:10:19Z">
        <w:r>
          <w:rPr/>
          <w:fldChar w:fldCharType="separate"/>
        </w:r>
      </w:ins>
      <w:ins w:id="160" w:author="~~~~~~~~~~~~ [2]" w:date="2017-12-21T14:10:20Z">
        <w:r>
          <w:rPr/>
          <w:t>9</w:t>
        </w:r>
      </w:ins>
      <w:ins w:id="161" w:author="~~~~~~~~~~~~ [2]" w:date="2017-12-21T14:10:19Z">
        <w:r>
          <w:rPr/>
          <w:fldChar w:fldCharType="end"/>
        </w:r>
      </w:ins>
      <w:ins w:id="162" w:author="~~~~~~~~~~~~ [2]" w:date="2017-12-21T14:10:19Z">
        <w:r>
          <w:rPr>
            <w:rFonts w:hint="eastAsia" w:ascii="宋体" w:hAnsi="宋体" w:cs="宋体"/>
          </w:rPr>
          <w:fldChar w:fldCharType="end"/>
        </w:r>
      </w:ins>
    </w:p>
    <w:p>
      <w:pPr>
        <w:pStyle w:val="31"/>
        <w:tabs>
          <w:tab w:val="right" w:leader="dot" w:pos="8306"/>
        </w:tabs>
        <w:rPr>
          <w:ins w:id="163" w:author="~~~~~~~~~~~~ [2]" w:date="2017-12-21T14:10:19Z"/>
        </w:rPr>
      </w:pPr>
      <w:ins w:id="164" w:author="~~~~~~~~~~~~ [2]" w:date="2017-12-21T14:10:19Z">
        <w:r>
          <w:rPr>
            <w:rFonts w:hint="eastAsia" w:ascii="宋体" w:hAnsi="宋体" w:cs="宋体"/>
          </w:rPr>
          <w:fldChar w:fldCharType="begin"/>
        </w:r>
      </w:ins>
      <w:ins w:id="165" w:author="~~~~~~~~~~~~ [2]" w:date="2017-12-21T14:10:19Z">
        <w:r>
          <w:rPr>
            <w:rFonts w:hint="eastAsia" w:ascii="宋体" w:hAnsi="宋体" w:cs="宋体"/>
          </w:rPr>
          <w:instrText xml:space="preserve"> HYPERLINK \l _Toc10122 </w:instrText>
        </w:r>
      </w:ins>
      <w:ins w:id="166" w:author="~~~~~~~~~~~~ [2]" w:date="2017-12-21T14:10:19Z">
        <w:r>
          <w:rPr>
            <w:rFonts w:hint="eastAsia" w:ascii="宋体" w:hAnsi="宋体" w:cs="宋体"/>
          </w:rPr>
          <w:fldChar w:fldCharType="separate"/>
        </w:r>
      </w:ins>
      <w:ins w:id="167" w:author="~~~~~~~~~~~~ [2]" w:date="2017-12-21T14:10:19Z">
        <w:r>
          <w:rPr>
            <w:rFonts w:ascii="Times New Roman" w:hAnsi="Times New Roman" w:cs="Times New Roman"/>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2.3 </w:t>
        </w:r>
      </w:ins>
      <w:ins w:id="168" w:author="~~~~~~~~~~~~ [2]" w:date="2017-12-21T14:10:19Z">
        <w:r>
          <w:rPr>
            <w:rFonts w:hint="eastAsia" w:hAnsi="宋体" w:cs="宋体"/>
          </w:rPr>
          <w:t>平台功能（运营后台）</w:t>
        </w:r>
      </w:ins>
      <w:ins w:id="169" w:author="~~~~~~~~~~~~ [2]" w:date="2017-12-21T14:10:19Z">
        <w:r>
          <w:rPr/>
          <w:tab/>
        </w:r>
      </w:ins>
      <w:ins w:id="170" w:author="~~~~~~~~~~~~ [2]" w:date="2017-12-21T14:10:19Z">
        <w:r>
          <w:rPr/>
          <w:fldChar w:fldCharType="begin"/>
        </w:r>
      </w:ins>
      <w:ins w:id="171" w:author="~~~~~~~~~~~~ [2]" w:date="2017-12-21T14:10:19Z">
        <w:r>
          <w:rPr/>
          <w:instrText xml:space="preserve"> PAGEREF _Toc10122 </w:instrText>
        </w:r>
      </w:ins>
      <w:ins w:id="172" w:author="~~~~~~~~~~~~ [2]" w:date="2017-12-21T14:10:19Z">
        <w:r>
          <w:rPr/>
          <w:fldChar w:fldCharType="separate"/>
        </w:r>
      </w:ins>
      <w:ins w:id="173" w:author="~~~~~~~~~~~~ [2]" w:date="2017-12-21T14:10:20Z">
        <w:r>
          <w:rPr/>
          <w:t>10</w:t>
        </w:r>
      </w:ins>
      <w:ins w:id="174" w:author="~~~~~~~~~~~~ [2]" w:date="2017-12-21T14:10:19Z">
        <w:r>
          <w:rPr/>
          <w:fldChar w:fldCharType="end"/>
        </w:r>
      </w:ins>
      <w:ins w:id="175" w:author="~~~~~~~~~~~~ [2]" w:date="2017-12-21T14:10:19Z">
        <w:r>
          <w:rPr>
            <w:rFonts w:hint="eastAsia" w:ascii="宋体" w:hAnsi="宋体" w:cs="宋体"/>
          </w:rPr>
          <w:fldChar w:fldCharType="end"/>
        </w:r>
      </w:ins>
    </w:p>
    <w:p>
      <w:pPr>
        <w:pStyle w:val="21"/>
        <w:tabs>
          <w:tab w:val="right" w:leader="dot" w:pos="8306"/>
        </w:tabs>
        <w:rPr>
          <w:ins w:id="176" w:author="~~~~~~~~~~~~ [2]" w:date="2017-12-21T14:10:19Z"/>
        </w:rPr>
      </w:pPr>
      <w:ins w:id="177" w:author="~~~~~~~~~~~~ [2]" w:date="2017-12-21T14:10:19Z">
        <w:r>
          <w:rPr>
            <w:rFonts w:hint="eastAsia" w:ascii="宋体" w:hAnsi="宋体" w:cs="宋体"/>
          </w:rPr>
          <w:fldChar w:fldCharType="begin"/>
        </w:r>
      </w:ins>
      <w:ins w:id="178" w:author="~~~~~~~~~~~~ [2]" w:date="2017-12-21T14:10:19Z">
        <w:r>
          <w:rPr>
            <w:rFonts w:hint="eastAsia" w:ascii="宋体" w:hAnsi="宋体" w:cs="宋体"/>
          </w:rPr>
          <w:instrText xml:space="preserve"> HYPERLINK \l _Toc8967 </w:instrText>
        </w:r>
      </w:ins>
      <w:ins w:id="179" w:author="~~~~~~~~~~~~ [2]" w:date="2017-12-21T14:10:19Z">
        <w:r>
          <w:rPr>
            <w:rFonts w:hint="eastAsia" w:ascii="宋体" w:hAnsi="宋体" w:cs="宋体"/>
          </w:rPr>
          <w:fldChar w:fldCharType="separate"/>
        </w:r>
      </w:ins>
      <w:ins w:id="180" w:author="~~~~~~~~~~~~ [2]" w:date="2017-12-21T14:10:19Z">
        <w:r>
          <w:rPr>
            <w:rFonts w:hint="eastAsia" w:hAnsi="宋体" w:cs="宋体"/>
          </w:rPr>
          <w:t>2.3.1 医院维护</w:t>
        </w:r>
      </w:ins>
      <w:ins w:id="181" w:author="~~~~~~~~~~~~ [2]" w:date="2017-12-21T14:10:19Z">
        <w:r>
          <w:rPr/>
          <w:tab/>
        </w:r>
      </w:ins>
      <w:ins w:id="182" w:author="~~~~~~~~~~~~ [2]" w:date="2017-12-21T14:10:19Z">
        <w:r>
          <w:rPr/>
          <w:fldChar w:fldCharType="begin"/>
        </w:r>
      </w:ins>
      <w:ins w:id="183" w:author="~~~~~~~~~~~~ [2]" w:date="2017-12-21T14:10:19Z">
        <w:r>
          <w:rPr/>
          <w:instrText xml:space="preserve"> PAGEREF _Toc8967 </w:instrText>
        </w:r>
      </w:ins>
      <w:ins w:id="184" w:author="~~~~~~~~~~~~ [2]" w:date="2017-12-21T14:10:19Z">
        <w:r>
          <w:rPr/>
          <w:fldChar w:fldCharType="separate"/>
        </w:r>
      </w:ins>
      <w:ins w:id="185" w:author="~~~~~~~~~~~~ [2]" w:date="2017-12-21T14:10:20Z">
        <w:r>
          <w:rPr/>
          <w:t>10</w:t>
        </w:r>
      </w:ins>
      <w:ins w:id="186" w:author="~~~~~~~~~~~~ [2]" w:date="2017-12-21T14:10:19Z">
        <w:r>
          <w:rPr/>
          <w:fldChar w:fldCharType="end"/>
        </w:r>
      </w:ins>
      <w:ins w:id="187" w:author="~~~~~~~~~~~~ [2]" w:date="2017-12-21T14:10:19Z">
        <w:r>
          <w:rPr>
            <w:rFonts w:hint="eastAsia" w:ascii="宋体" w:hAnsi="宋体" w:cs="宋体"/>
          </w:rPr>
          <w:fldChar w:fldCharType="end"/>
        </w:r>
      </w:ins>
    </w:p>
    <w:p>
      <w:pPr>
        <w:pStyle w:val="21"/>
        <w:tabs>
          <w:tab w:val="right" w:leader="dot" w:pos="8306"/>
        </w:tabs>
        <w:rPr>
          <w:ins w:id="188" w:author="~~~~~~~~~~~~ [2]" w:date="2017-12-21T14:10:19Z"/>
        </w:rPr>
      </w:pPr>
      <w:ins w:id="189" w:author="~~~~~~~~~~~~ [2]" w:date="2017-12-21T14:10:19Z">
        <w:r>
          <w:rPr>
            <w:rFonts w:hint="eastAsia" w:ascii="宋体" w:hAnsi="宋体" w:cs="宋体"/>
          </w:rPr>
          <w:fldChar w:fldCharType="begin"/>
        </w:r>
      </w:ins>
      <w:ins w:id="190" w:author="~~~~~~~~~~~~ [2]" w:date="2017-12-21T14:10:19Z">
        <w:r>
          <w:rPr>
            <w:rFonts w:hint="eastAsia" w:ascii="宋体" w:hAnsi="宋体" w:cs="宋体"/>
          </w:rPr>
          <w:instrText xml:space="preserve"> HYPERLINK \l _Toc22226 </w:instrText>
        </w:r>
      </w:ins>
      <w:ins w:id="191" w:author="~~~~~~~~~~~~ [2]" w:date="2017-12-21T14:10:19Z">
        <w:r>
          <w:rPr>
            <w:rFonts w:hint="eastAsia" w:ascii="宋体" w:hAnsi="宋体" w:cs="宋体"/>
          </w:rPr>
          <w:fldChar w:fldCharType="separate"/>
        </w:r>
      </w:ins>
      <w:ins w:id="192" w:author="~~~~~~~~~~~~ [2]" w:date="2017-12-21T14:10:19Z">
        <w:r>
          <w:rPr>
            <w:rFonts w:hint="eastAsia" w:hAnsi="宋体" w:cs="宋体"/>
          </w:rPr>
          <w:t>2.3.2 产品分类</w:t>
        </w:r>
      </w:ins>
      <w:ins w:id="193" w:author="~~~~~~~~~~~~ [2]" w:date="2017-12-21T14:10:19Z">
        <w:r>
          <w:rPr/>
          <w:tab/>
        </w:r>
      </w:ins>
      <w:ins w:id="194" w:author="~~~~~~~~~~~~ [2]" w:date="2017-12-21T14:10:19Z">
        <w:r>
          <w:rPr/>
          <w:fldChar w:fldCharType="begin"/>
        </w:r>
      </w:ins>
      <w:ins w:id="195" w:author="~~~~~~~~~~~~ [2]" w:date="2017-12-21T14:10:19Z">
        <w:r>
          <w:rPr/>
          <w:instrText xml:space="preserve"> PAGEREF _Toc22226 </w:instrText>
        </w:r>
      </w:ins>
      <w:ins w:id="196" w:author="~~~~~~~~~~~~ [2]" w:date="2017-12-21T14:10:19Z">
        <w:r>
          <w:rPr/>
          <w:fldChar w:fldCharType="separate"/>
        </w:r>
      </w:ins>
      <w:ins w:id="197" w:author="~~~~~~~~~~~~ [2]" w:date="2017-12-21T14:10:20Z">
        <w:r>
          <w:rPr/>
          <w:t>10</w:t>
        </w:r>
      </w:ins>
      <w:ins w:id="198" w:author="~~~~~~~~~~~~ [2]" w:date="2017-12-21T14:10:19Z">
        <w:r>
          <w:rPr/>
          <w:fldChar w:fldCharType="end"/>
        </w:r>
      </w:ins>
      <w:ins w:id="199" w:author="~~~~~~~~~~~~ [2]" w:date="2017-12-21T14:10:19Z">
        <w:r>
          <w:rPr>
            <w:rFonts w:hint="eastAsia" w:ascii="宋体" w:hAnsi="宋体" w:cs="宋体"/>
          </w:rPr>
          <w:fldChar w:fldCharType="end"/>
        </w:r>
      </w:ins>
    </w:p>
    <w:p>
      <w:pPr>
        <w:pStyle w:val="31"/>
        <w:tabs>
          <w:tab w:val="right" w:leader="dot" w:pos="8306"/>
        </w:tabs>
        <w:rPr>
          <w:ins w:id="200" w:author="~~~~~~~~~~~~ [2]" w:date="2017-12-21T14:10:19Z"/>
        </w:rPr>
      </w:pPr>
      <w:ins w:id="201" w:author="~~~~~~~~~~~~ [2]" w:date="2017-12-21T14:10:19Z">
        <w:r>
          <w:rPr>
            <w:rFonts w:hint="eastAsia" w:ascii="宋体" w:hAnsi="宋体" w:cs="宋体"/>
          </w:rPr>
          <w:fldChar w:fldCharType="begin"/>
        </w:r>
      </w:ins>
      <w:ins w:id="202" w:author="~~~~~~~~~~~~ [2]" w:date="2017-12-21T14:10:19Z">
        <w:r>
          <w:rPr>
            <w:rFonts w:hint="eastAsia" w:ascii="宋体" w:hAnsi="宋体" w:cs="宋体"/>
          </w:rPr>
          <w:instrText xml:space="preserve"> HYPERLINK \l _Toc15264 </w:instrText>
        </w:r>
      </w:ins>
      <w:ins w:id="203" w:author="~~~~~~~~~~~~ [2]" w:date="2017-12-21T14:10:19Z">
        <w:r>
          <w:rPr>
            <w:rFonts w:hint="eastAsia" w:ascii="宋体" w:hAnsi="宋体" w:cs="宋体"/>
          </w:rPr>
          <w:fldChar w:fldCharType="separate"/>
        </w:r>
      </w:ins>
      <w:ins w:id="204" w:author="~~~~~~~~~~~~ [2]" w:date="2017-12-21T14:10:19Z">
        <w:r>
          <w:rPr>
            <w:rFonts w:ascii="Times New Roman" w:hAnsi="Times New Roman" w:cs="Times New Roman"/>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2.4 </w:t>
        </w:r>
      </w:ins>
      <w:ins w:id="205" w:author="~~~~~~~~~~~~ [2]" w:date="2017-12-21T14:10:19Z">
        <w:r>
          <w:rPr>
            <w:rFonts w:hint="eastAsia" w:hAnsi="宋体" w:cs="宋体"/>
          </w:rPr>
          <w:t>厂商</w:t>
        </w:r>
      </w:ins>
      <w:ins w:id="206" w:author="~~~~~~~~~~~~ [2]" w:date="2017-12-21T14:10:19Z">
        <w:r>
          <w:rPr/>
          <w:tab/>
        </w:r>
      </w:ins>
      <w:ins w:id="207" w:author="~~~~~~~~~~~~ [2]" w:date="2017-12-21T14:10:19Z">
        <w:r>
          <w:rPr/>
          <w:fldChar w:fldCharType="begin"/>
        </w:r>
      </w:ins>
      <w:ins w:id="208" w:author="~~~~~~~~~~~~ [2]" w:date="2017-12-21T14:10:19Z">
        <w:r>
          <w:rPr/>
          <w:instrText xml:space="preserve"> PAGEREF _Toc15264 </w:instrText>
        </w:r>
      </w:ins>
      <w:ins w:id="209" w:author="~~~~~~~~~~~~ [2]" w:date="2017-12-21T14:10:19Z">
        <w:r>
          <w:rPr/>
          <w:fldChar w:fldCharType="separate"/>
        </w:r>
      </w:ins>
      <w:ins w:id="210" w:author="~~~~~~~~~~~~ [2]" w:date="2017-12-21T14:10:20Z">
        <w:r>
          <w:rPr/>
          <w:t>10</w:t>
        </w:r>
      </w:ins>
      <w:ins w:id="211" w:author="~~~~~~~~~~~~ [2]" w:date="2017-12-21T14:10:19Z">
        <w:r>
          <w:rPr/>
          <w:fldChar w:fldCharType="end"/>
        </w:r>
      </w:ins>
      <w:ins w:id="212" w:author="~~~~~~~~~~~~ [2]" w:date="2017-12-21T14:10:19Z">
        <w:r>
          <w:rPr>
            <w:rFonts w:hint="eastAsia" w:ascii="宋体" w:hAnsi="宋体" w:cs="宋体"/>
          </w:rPr>
          <w:fldChar w:fldCharType="end"/>
        </w:r>
      </w:ins>
    </w:p>
    <w:p>
      <w:pPr>
        <w:pStyle w:val="21"/>
        <w:tabs>
          <w:tab w:val="right" w:leader="dot" w:pos="8306"/>
        </w:tabs>
        <w:rPr>
          <w:ins w:id="213" w:author="~~~~~~~~~~~~ [2]" w:date="2017-12-21T14:10:19Z"/>
        </w:rPr>
      </w:pPr>
      <w:ins w:id="214" w:author="~~~~~~~~~~~~ [2]" w:date="2017-12-21T14:10:19Z">
        <w:r>
          <w:rPr>
            <w:rFonts w:hint="eastAsia" w:ascii="宋体" w:hAnsi="宋体" w:cs="宋体"/>
          </w:rPr>
          <w:fldChar w:fldCharType="begin"/>
        </w:r>
      </w:ins>
      <w:ins w:id="215" w:author="~~~~~~~~~~~~ [2]" w:date="2017-12-21T14:10:19Z">
        <w:r>
          <w:rPr>
            <w:rFonts w:hint="eastAsia" w:ascii="宋体" w:hAnsi="宋体" w:cs="宋体"/>
          </w:rPr>
          <w:instrText xml:space="preserve"> HYPERLINK \l _Toc29654 </w:instrText>
        </w:r>
      </w:ins>
      <w:ins w:id="216" w:author="~~~~~~~~~~~~ [2]" w:date="2017-12-21T14:10:19Z">
        <w:r>
          <w:rPr>
            <w:rFonts w:hint="eastAsia" w:ascii="宋体" w:hAnsi="宋体" w:cs="宋体"/>
          </w:rPr>
          <w:fldChar w:fldCharType="separate"/>
        </w:r>
      </w:ins>
      <w:ins w:id="217" w:author="~~~~~~~~~~~~ [2]" w:date="2017-12-21T14:10:19Z">
        <w:r>
          <w:rPr>
            <w:rFonts w:hint="eastAsia" w:hAnsi="宋体" w:cs="宋体"/>
          </w:rPr>
          <w:t>2.4.1 商品管理</w:t>
        </w:r>
      </w:ins>
      <w:ins w:id="218" w:author="~~~~~~~~~~~~ [2]" w:date="2017-12-21T14:10:19Z">
        <w:r>
          <w:rPr/>
          <w:tab/>
        </w:r>
      </w:ins>
      <w:ins w:id="219" w:author="~~~~~~~~~~~~ [2]" w:date="2017-12-21T14:10:19Z">
        <w:r>
          <w:rPr/>
          <w:fldChar w:fldCharType="begin"/>
        </w:r>
      </w:ins>
      <w:ins w:id="220" w:author="~~~~~~~~~~~~ [2]" w:date="2017-12-21T14:10:19Z">
        <w:r>
          <w:rPr/>
          <w:instrText xml:space="preserve"> PAGEREF _Toc29654 </w:instrText>
        </w:r>
      </w:ins>
      <w:ins w:id="221" w:author="~~~~~~~~~~~~ [2]" w:date="2017-12-21T14:10:19Z">
        <w:r>
          <w:rPr/>
          <w:fldChar w:fldCharType="separate"/>
        </w:r>
      </w:ins>
      <w:ins w:id="222" w:author="~~~~~~~~~~~~ [2]" w:date="2017-12-21T14:10:20Z">
        <w:r>
          <w:rPr/>
          <w:t>11</w:t>
        </w:r>
      </w:ins>
      <w:ins w:id="223" w:author="~~~~~~~~~~~~ [2]" w:date="2017-12-21T14:10:19Z">
        <w:r>
          <w:rPr/>
          <w:fldChar w:fldCharType="end"/>
        </w:r>
      </w:ins>
      <w:ins w:id="224" w:author="~~~~~~~~~~~~ [2]" w:date="2017-12-21T14:10:19Z">
        <w:r>
          <w:rPr>
            <w:rFonts w:hint="eastAsia" w:ascii="宋体" w:hAnsi="宋体" w:cs="宋体"/>
          </w:rPr>
          <w:fldChar w:fldCharType="end"/>
        </w:r>
      </w:ins>
    </w:p>
    <w:p>
      <w:pPr>
        <w:pStyle w:val="29"/>
        <w:tabs>
          <w:tab w:val="right" w:leader="dot" w:pos="8306"/>
        </w:tabs>
        <w:rPr>
          <w:ins w:id="225" w:author="~~~~~~~~~~~~ [2]" w:date="2017-12-21T14:10:19Z"/>
        </w:rPr>
      </w:pPr>
      <w:ins w:id="226" w:author="~~~~~~~~~~~~ [2]" w:date="2017-12-21T14:10:19Z">
        <w:r>
          <w:rPr>
            <w:rFonts w:hint="eastAsia" w:ascii="宋体" w:hAnsi="宋体" w:cs="宋体"/>
          </w:rPr>
          <w:fldChar w:fldCharType="begin"/>
        </w:r>
      </w:ins>
      <w:ins w:id="227" w:author="~~~~~~~~~~~~ [2]" w:date="2017-12-21T14:10:19Z">
        <w:r>
          <w:rPr>
            <w:rFonts w:hint="eastAsia" w:ascii="宋体" w:hAnsi="宋体" w:cs="宋体"/>
          </w:rPr>
          <w:instrText xml:space="preserve"> HYPERLINK \l _Toc8645 </w:instrText>
        </w:r>
      </w:ins>
      <w:ins w:id="228" w:author="~~~~~~~~~~~~ [2]" w:date="2017-12-21T14:10:19Z">
        <w:r>
          <w:rPr>
            <w:rFonts w:hint="eastAsia" w:ascii="宋体" w:hAnsi="宋体" w:cs="宋体"/>
          </w:rPr>
          <w:fldChar w:fldCharType="separate"/>
        </w:r>
      </w:ins>
      <w:ins w:id="229" w:author="~~~~~~~~~~~~ [2]" w:date="2017-12-21T14:10:19Z">
        <w:r>
          <w:rPr>
            <w:rFonts w:hint="eastAsia" w:hAnsi="宋体" w:cs="宋体"/>
          </w:rPr>
          <w:t>2.4.1.1 商品列表</w:t>
        </w:r>
      </w:ins>
      <w:ins w:id="230" w:author="~~~~~~~~~~~~ [2]" w:date="2017-12-21T14:10:19Z">
        <w:r>
          <w:rPr/>
          <w:tab/>
        </w:r>
      </w:ins>
      <w:ins w:id="231" w:author="~~~~~~~~~~~~ [2]" w:date="2017-12-21T14:10:19Z">
        <w:r>
          <w:rPr/>
          <w:fldChar w:fldCharType="begin"/>
        </w:r>
      </w:ins>
      <w:ins w:id="232" w:author="~~~~~~~~~~~~ [2]" w:date="2017-12-21T14:10:19Z">
        <w:r>
          <w:rPr/>
          <w:instrText xml:space="preserve"> PAGEREF _Toc8645 </w:instrText>
        </w:r>
      </w:ins>
      <w:ins w:id="233" w:author="~~~~~~~~~~~~ [2]" w:date="2017-12-21T14:10:19Z">
        <w:r>
          <w:rPr/>
          <w:fldChar w:fldCharType="separate"/>
        </w:r>
      </w:ins>
      <w:ins w:id="234" w:author="~~~~~~~~~~~~ [2]" w:date="2017-12-21T14:10:20Z">
        <w:r>
          <w:rPr/>
          <w:t>11</w:t>
        </w:r>
      </w:ins>
      <w:ins w:id="235" w:author="~~~~~~~~~~~~ [2]" w:date="2017-12-21T14:10:19Z">
        <w:r>
          <w:rPr/>
          <w:fldChar w:fldCharType="end"/>
        </w:r>
      </w:ins>
      <w:ins w:id="236" w:author="~~~~~~~~~~~~ [2]" w:date="2017-12-21T14:10:19Z">
        <w:r>
          <w:rPr>
            <w:rFonts w:hint="eastAsia" w:ascii="宋体" w:hAnsi="宋体" w:cs="宋体"/>
          </w:rPr>
          <w:fldChar w:fldCharType="end"/>
        </w:r>
      </w:ins>
    </w:p>
    <w:p>
      <w:pPr>
        <w:pStyle w:val="29"/>
        <w:tabs>
          <w:tab w:val="right" w:leader="dot" w:pos="8306"/>
        </w:tabs>
        <w:rPr>
          <w:ins w:id="237" w:author="~~~~~~~~~~~~ [2]" w:date="2017-12-21T14:10:19Z"/>
        </w:rPr>
      </w:pPr>
      <w:ins w:id="238" w:author="~~~~~~~~~~~~ [2]" w:date="2017-12-21T14:10:19Z">
        <w:r>
          <w:rPr>
            <w:rFonts w:hint="eastAsia" w:ascii="宋体" w:hAnsi="宋体" w:cs="宋体"/>
          </w:rPr>
          <w:fldChar w:fldCharType="begin"/>
        </w:r>
      </w:ins>
      <w:ins w:id="239" w:author="~~~~~~~~~~~~ [2]" w:date="2017-12-21T14:10:19Z">
        <w:r>
          <w:rPr>
            <w:rFonts w:hint="eastAsia" w:ascii="宋体" w:hAnsi="宋体" w:cs="宋体"/>
          </w:rPr>
          <w:instrText xml:space="preserve"> HYPERLINK \l _Toc13558 </w:instrText>
        </w:r>
      </w:ins>
      <w:ins w:id="240" w:author="~~~~~~~~~~~~ [2]" w:date="2017-12-21T14:10:19Z">
        <w:r>
          <w:rPr>
            <w:rFonts w:hint="eastAsia" w:ascii="宋体" w:hAnsi="宋体" w:cs="宋体"/>
          </w:rPr>
          <w:fldChar w:fldCharType="separate"/>
        </w:r>
      </w:ins>
      <w:ins w:id="241" w:author="~~~~~~~~~~~~ [2]" w:date="2017-12-21T14:10:19Z">
        <w:r>
          <w:rPr>
            <w:rFonts w:hint="eastAsia" w:hAnsi="宋体" w:cs="宋体"/>
          </w:rPr>
          <w:t>2.4.1.2 商品信息</w:t>
        </w:r>
      </w:ins>
      <w:ins w:id="242" w:author="~~~~~~~~~~~~ [2]" w:date="2017-12-21T14:10:19Z">
        <w:r>
          <w:rPr/>
          <w:tab/>
        </w:r>
      </w:ins>
      <w:ins w:id="243" w:author="~~~~~~~~~~~~ [2]" w:date="2017-12-21T14:10:19Z">
        <w:r>
          <w:rPr/>
          <w:fldChar w:fldCharType="begin"/>
        </w:r>
      </w:ins>
      <w:ins w:id="244" w:author="~~~~~~~~~~~~ [2]" w:date="2017-12-21T14:10:19Z">
        <w:r>
          <w:rPr/>
          <w:instrText xml:space="preserve"> PAGEREF _Toc13558 </w:instrText>
        </w:r>
      </w:ins>
      <w:ins w:id="245" w:author="~~~~~~~~~~~~ [2]" w:date="2017-12-21T14:10:19Z">
        <w:r>
          <w:rPr/>
          <w:fldChar w:fldCharType="separate"/>
        </w:r>
      </w:ins>
      <w:ins w:id="246" w:author="~~~~~~~~~~~~ [2]" w:date="2017-12-21T14:10:20Z">
        <w:r>
          <w:rPr/>
          <w:t>11</w:t>
        </w:r>
      </w:ins>
      <w:ins w:id="247" w:author="~~~~~~~~~~~~ [2]" w:date="2017-12-21T14:10:19Z">
        <w:r>
          <w:rPr/>
          <w:fldChar w:fldCharType="end"/>
        </w:r>
      </w:ins>
      <w:ins w:id="248" w:author="~~~~~~~~~~~~ [2]" w:date="2017-12-21T14:10:19Z">
        <w:r>
          <w:rPr>
            <w:rFonts w:hint="eastAsia" w:ascii="宋体" w:hAnsi="宋体" w:cs="宋体"/>
          </w:rPr>
          <w:fldChar w:fldCharType="end"/>
        </w:r>
      </w:ins>
    </w:p>
    <w:p>
      <w:pPr>
        <w:pStyle w:val="29"/>
        <w:tabs>
          <w:tab w:val="right" w:leader="dot" w:pos="8306"/>
        </w:tabs>
        <w:rPr>
          <w:ins w:id="249" w:author="~~~~~~~~~~~~ [2]" w:date="2017-12-21T14:10:19Z"/>
        </w:rPr>
      </w:pPr>
      <w:ins w:id="250" w:author="~~~~~~~~~~~~ [2]" w:date="2017-12-21T14:10:19Z">
        <w:r>
          <w:rPr>
            <w:rFonts w:hint="eastAsia" w:ascii="宋体" w:hAnsi="宋体" w:cs="宋体"/>
          </w:rPr>
          <w:fldChar w:fldCharType="begin"/>
        </w:r>
      </w:ins>
      <w:ins w:id="251" w:author="~~~~~~~~~~~~ [2]" w:date="2017-12-21T14:10:19Z">
        <w:r>
          <w:rPr>
            <w:rFonts w:hint="eastAsia" w:ascii="宋体" w:hAnsi="宋体" w:cs="宋体"/>
          </w:rPr>
          <w:instrText xml:space="preserve"> HYPERLINK \l _Toc599 </w:instrText>
        </w:r>
      </w:ins>
      <w:ins w:id="252" w:author="~~~~~~~~~~~~ [2]" w:date="2017-12-21T14:10:19Z">
        <w:r>
          <w:rPr>
            <w:rFonts w:hint="eastAsia" w:ascii="宋体" w:hAnsi="宋体" w:cs="宋体"/>
          </w:rPr>
          <w:fldChar w:fldCharType="separate"/>
        </w:r>
      </w:ins>
      <w:ins w:id="253" w:author="~~~~~~~~~~~~ [2]" w:date="2017-12-21T14:10:19Z">
        <w:r>
          <w:rPr>
            <w:rFonts w:hint="eastAsia" w:hAnsi="宋体" w:cs="宋体"/>
          </w:rPr>
          <w:t>2.4.1.3 Execl导入</w:t>
        </w:r>
      </w:ins>
      <w:ins w:id="254" w:author="~~~~~~~~~~~~ [2]" w:date="2017-12-21T14:10:19Z">
        <w:r>
          <w:rPr/>
          <w:tab/>
        </w:r>
      </w:ins>
      <w:ins w:id="255" w:author="~~~~~~~~~~~~ [2]" w:date="2017-12-21T14:10:19Z">
        <w:r>
          <w:rPr/>
          <w:fldChar w:fldCharType="begin"/>
        </w:r>
      </w:ins>
      <w:ins w:id="256" w:author="~~~~~~~~~~~~ [2]" w:date="2017-12-21T14:10:19Z">
        <w:r>
          <w:rPr/>
          <w:instrText xml:space="preserve"> PAGEREF _Toc599 </w:instrText>
        </w:r>
      </w:ins>
      <w:ins w:id="257" w:author="~~~~~~~~~~~~ [2]" w:date="2017-12-21T14:10:19Z">
        <w:r>
          <w:rPr/>
          <w:fldChar w:fldCharType="separate"/>
        </w:r>
      </w:ins>
      <w:ins w:id="258" w:author="~~~~~~~~~~~~ [2]" w:date="2017-12-21T14:10:20Z">
        <w:r>
          <w:rPr/>
          <w:t>11</w:t>
        </w:r>
      </w:ins>
      <w:ins w:id="259" w:author="~~~~~~~~~~~~ [2]" w:date="2017-12-21T14:10:19Z">
        <w:r>
          <w:rPr/>
          <w:fldChar w:fldCharType="end"/>
        </w:r>
      </w:ins>
      <w:ins w:id="260" w:author="~~~~~~~~~~~~ [2]" w:date="2017-12-21T14:10:19Z">
        <w:r>
          <w:rPr>
            <w:rFonts w:hint="eastAsia" w:ascii="宋体" w:hAnsi="宋体" w:cs="宋体"/>
          </w:rPr>
          <w:fldChar w:fldCharType="end"/>
        </w:r>
      </w:ins>
    </w:p>
    <w:p>
      <w:pPr>
        <w:pStyle w:val="21"/>
        <w:tabs>
          <w:tab w:val="right" w:leader="dot" w:pos="8306"/>
        </w:tabs>
        <w:rPr>
          <w:ins w:id="261" w:author="~~~~~~~~~~~~ [2]" w:date="2017-12-21T14:10:19Z"/>
        </w:rPr>
      </w:pPr>
      <w:ins w:id="262" w:author="~~~~~~~~~~~~ [2]" w:date="2017-12-21T14:10:19Z">
        <w:r>
          <w:rPr>
            <w:rFonts w:hint="eastAsia" w:ascii="宋体" w:hAnsi="宋体" w:cs="宋体"/>
          </w:rPr>
          <w:fldChar w:fldCharType="begin"/>
        </w:r>
      </w:ins>
      <w:ins w:id="263" w:author="~~~~~~~~~~~~ [2]" w:date="2017-12-21T14:10:19Z">
        <w:r>
          <w:rPr>
            <w:rFonts w:hint="eastAsia" w:ascii="宋体" w:hAnsi="宋体" w:cs="宋体"/>
          </w:rPr>
          <w:instrText xml:space="preserve"> HYPERLINK \l _Toc11143 </w:instrText>
        </w:r>
      </w:ins>
      <w:ins w:id="264" w:author="~~~~~~~~~~~~ [2]" w:date="2017-12-21T14:10:19Z">
        <w:r>
          <w:rPr>
            <w:rFonts w:hint="eastAsia" w:ascii="宋体" w:hAnsi="宋体" w:cs="宋体"/>
          </w:rPr>
          <w:fldChar w:fldCharType="separate"/>
        </w:r>
      </w:ins>
      <w:ins w:id="265" w:author="~~~~~~~~~~~~ [2]" w:date="2017-12-21T14:10:19Z">
        <w:r>
          <w:rPr>
            <w:rFonts w:hint="eastAsia" w:hAnsi="宋体" w:cs="宋体"/>
          </w:rPr>
          <w:t>2.4.2 招商管理</w:t>
        </w:r>
      </w:ins>
      <w:ins w:id="266" w:author="~~~~~~~~~~~~ [2]" w:date="2017-12-21T14:10:19Z">
        <w:r>
          <w:rPr/>
          <w:tab/>
        </w:r>
      </w:ins>
      <w:ins w:id="267" w:author="~~~~~~~~~~~~ [2]" w:date="2017-12-21T14:10:19Z">
        <w:r>
          <w:rPr/>
          <w:fldChar w:fldCharType="begin"/>
        </w:r>
      </w:ins>
      <w:ins w:id="268" w:author="~~~~~~~~~~~~ [2]" w:date="2017-12-21T14:10:19Z">
        <w:r>
          <w:rPr/>
          <w:instrText xml:space="preserve"> PAGEREF _Toc11143 </w:instrText>
        </w:r>
      </w:ins>
      <w:ins w:id="269" w:author="~~~~~~~~~~~~ [2]" w:date="2017-12-21T14:10:19Z">
        <w:r>
          <w:rPr/>
          <w:fldChar w:fldCharType="separate"/>
        </w:r>
      </w:ins>
      <w:ins w:id="270" w:author="~~~~~~~~~~~~ [2]" w:date="2017-12-21T14:10:20Z">
        <w:r>
          <w:rPr/>
          <w:t>12</w:t>
        </w:r>
      </w:ins>
      <w:ins w:id="271" w:author="~~~~~~~~~~~~ [2]" w:date="2017-12-21T14:10:19Z">
        <w:r>
          <w:rPr/>
          <w:fldChar w:fldCharType="end"/>
        </w:r>
      </w:ins>
      <w:ins w:id="272" w:author="~~~~~~~~~~~~ [2]" w:date="2017-12-21T14:10:19Z">
        <w:r>
          <w:rPr>
            <w:rFonts w:hint="eastAsia" w:ascii="宋体" w:hAnsi="宋体" w:cs="宋体"/>
          </w:rPr>
          <w:fldChar w:fldCharType="end"/>
        </w:r>
      </w:ins>
    </w:p>
    <w:p>
      <w:pPr>
        <w:pStyle w:val="29"/>
        <w:tabs>
          <w:tab w:val="right" w:leader="dot" w:pos="8306"/>
        </w:tabs>
        <w:rPr>
          <w:ins w:id="273" w:author="~~~~~~~~~~~~ [2]" w:date="2017-12-21T14:10:19Z"/>
        </w:rPr>
      </w:pPr>
      <w:ins w:id="274" w:author="~~~~~~~~~~~~ [2]" w:date="2017-12-21T14:10:19Z">
        <w:r>
          <w:rPr>
            <w:rFonts w:hint="eastAsia" w:ascii="宋体" w:hAnsi="宋体" w:cs="宋体"/>
          </w:rPr>
          <w:fldChar w:fldCharType="begin"/>
        </w:r>
      </w:ins>
      <w:ins w:id="275" w:author="~~~~~~~~~~~~ [2]" w:date="2017-12-21T14:10:19Z">
        <w:r>
          <w:rPr>
            <w:rFonts w:hint="eastAsia" w:ascii="宋体" w:hAnsi="宋体" w:cs="宋体"/>
          </w:rPr>
          <w:instrText xml:space="preserve"> HYPERLINK \l _Toc18795 </w:instrText>
        </w:r>
      </w:ins>
      <w:ins w:id="276" w:author="~~~~~~~~~~~~ [2]" w:date="2017-12-21T14:10:19Z">
        <w:r>
          <w:rPr>
            <w:rFonts w:hint="eastAsia" w:ascii="宋体" w:hAnsi="宋体" w:cs="宋体"/>
          </w:rPr>
          <w:fldChar w:fldCharType="separate"/>
        </w:r>
      </w:ins>
      <w:ins w:id="277" w:author="~~~~~~~~~~~~ [2]" w:date="2017-12-21T14:10:19Z">
        <w:r>
          <w:rPr>
            <w:rFonts w:hint="eastAsia" w:hAnsi="宋体" w:cs="宋体"/>
          </w:rPr>
          <w:t>2.4.2.1 招商信息</w:t>
        </w:r>
      </w:ins>
      <w:ins w:id="278" w:author="~~~~~~~~~~~~ [2]" w:date="2017-12-21T14:10:19Z">
        <w:r>
          <w:rPr/>
          <w:tab/>
        </w:r>
      </w:ins>
      <w:ins w:id="279" w:author="~~~~~~~~~~~~ [2]" w:date="2017-12-21T14:10:19Z">
        <w:r>
          <w:rPr/>
          <w:fldChar w:fldCharType="begin"/>
        </w:r>
      </w:ins>
      <w:ins w:id="280" w:author="~~~~~~~~~~~~ [2]" w:date="2017-12-21T14:10:19Z">
        <w:r>
          <w:rPr/>
          <w:instrText xml:space="preserve"> PAGEREF _Toc18795 </w:instrText>
        </w:r>
      </w:ins>
      <w:ins w:id="281" w:author="~~~~~~~~~~~~ [2]" w:date="2017-12-21T14:10:19Z">
        <w:r>
          <w:rPr/>
          <w:fldChar w:fldCharType="separate"/>
        </w:r>
      </w:ins>
      <w:ins w:id="282" w:author="~~~~~~~~~~~~ [2]" w:date="2017-12-21T14:10:20Z">
        <w:r>
          <w:rPr/>
          <w:t>12</w:t>
        </w:r>
      </w:ins>
      <w:ins w:id="283" w:author="~~~~~~~~~~~~ [2]" w:date="2017-12-21T14:10:19Z">
        <w:r>
          <w:rPr/>
          <w:fldChar w:fldCharType="end"/>
        </w:r>
      </w:ins>
      <w:ins w:id="284" w:author="~~~~~~~~~~~~ [2]" w:date="2017-12-21T14:10:19Z">
        <w:r>
          <w:rPr>
            <w:rFonts w:hint="eastAsia" w:ascii="宋体" w:hAnsi="宋体" w:cs="宋体"/>
          </w:rPr>
          <w:fldChar w:fldCharType="end"/>
        </w:r>
      </w:ins>
    </w:p>
    <w:p>
      <w:pPr>
        <w:pStyle w:val="29"/>
        <w:tabs>
          <w:tab w:val="right" w:leader="dot" w:pos="8306"/>
        </w:tabs>
        <w:rPr>
          <w:ins w:id="285" w:author="~~~~~~~~~~~~ [2]" w:date="2017-12-21T14:10:19Z"/>
        </w:rPr>
      </w:pPr>
      <w:ins w:id="286" w:author="~~~~~~~~~~~~ [2]" w:date="2017-12-21T14:10:19Z">
        <w:r>
          <w:rPr>
            <w:rFonts w:hint="eastAsia" w:ascii="宋体" w:hAnsi="宋体" w:cs="宋体"/>
          </w:rPr>
          <w:fldChar w:fldCharType="begin"/>
        </w:r>
      </w:ins>
      <w:ins w:id="287" w:author="~~~~~~~~~~~~ [2]" w:date="2017-12-21T14:10:19Z">
        <w:r>
          <w:rPr>
            <w:rFonts w:hint="eastAsia" w:ascii="宋体" w:hAnsi="宋体" w:cs="宋体"/>
          </w:rPr>
          <w:instrText xml:space="preserve"> HYPERLINK \l _Toc31513 </w:instrText>
        </w:r>
      </w:ins>
      <w:ins w:id="288" w:author="~~~~~~~~~~~~ [2]" w:date="2017-12-21T14:10:19Z">
        <w:r>
          <w:rPr>
            <w:rFonts w:hint="eastAsia" w:ascii="宋体" w:hAnsi="宋体" w:cs="宋体"/>
          </w:rPr>
          <w:fldChar w:fldCharType="separate"/>
        </w:r>
      </w:ins>
      <w:ins w:id="289" w:author="~~~~~~~~~~~~ [2]" w:date="2017-12-21T14:10:19Z">
        <w:r>
          <w:rPr>
            <w:rFonts w:hint="eastAsia" w:hAnsi="宋体" w:cs="宋体"/>
          </w:rPr>
          <w:t>2.4.2.2 首营管理</w:t>
        </w:r>
      </w:ins>
      <w:ins w:id="290" w:author="~~~~~~~~~~~~ [2]" w:date="2017-12-21T14:10:19Z">
        <w:r>
          <w:rPr/>
          <w:tab/>
        </w:r>
      </w:ins>
      <w:ins w:id="291" w:author="~~~~~~~~~~~~ [2]" w:date="2017-12-21T14:10:19Z">
        <w:r>
          <w:rPr/>
          <w:fldChar w:fldCharType="begin"/>
        </w:r>
      </w:ins>
      <w:ins w:id="292" w:author="~~~~~~~~~~~~ [2]" w:date="2017-12-21T14:10:19Z">
        <w:r>
          <w:rPr/>
          <w:instrText xml:space="preserve"> PAGEREF _Toc31513 </w:instrText>
        </w:r>
      </w:ins>
      <w:ins w:id="293" w:author="~~~~~~~~~~~~ [2]" w:date="2017-12-21T14:10:19Z">
        <w:r>
          <w:rPr/>
          <w:fldChar w:fldCharType="separate"/>
        </w:r>
      </w:ins>
      <w:ins w:id="294" w:author="~~~~~~~~~~~~ [2]" w:date="2017-12-21T14:10:20Z">
        <w:r>
          <w:rPr/>
          <w:t>13</w:t>
        </w:r>
      </w:ins>
      <w:ins w:id="295" w:author="~~~~~~~~~~~~ [2]" w:date="2017-12-21T14:10:19Z">
        <w:r>
          <w:rPr/>
          <w:fldChar w:fldCharType="end"/>
        </w:r>
      </w:ins>
      <w:ins w:id="296" w:author="~~~~~~~~~~~~ [2]" w:date="2017-12-21T14:10:19Z">
        <w:r>
          <w:rPr>
            <w:rFonts w:hint="eastAsia" w:ascii="宋体" w:hAnsi="宋体" w:cs="宋体"/>
          </w:rPr>
          <w:fldChar w:fldCharType="end"/>
        </w:r>
      </w:ins>
    </w:p>
    <w:p>
      <w:pPr>
        <w:pStyle w:val="29"/>
        <w:tabs>
          <w:tab w:val="right" w:leader="dot" w:pos="8306"/>
        </w:tabs>
        <w:rPr>
          <w:ins w:id="297" w:author="~~~~~~~~~~~~ [2]" w:date="2017-12-21T14:10:19Z"/>
        </w:rPr>
      </w:pPr>
      <w:ins w:id="298" w:author="~~~~~~~~~~~~ [2]" w:date="2017-12-21T14:10:19Z">
        <w:r>
          <w:rPr>
            <w:rFonts w:hint="eastAsia" w:ascii="宋体" w:hAnsi="宋体" w:cs="宋体"/>
          </w:rPr>
          <w:fldChar w:fldCharType="begin"/>
        </w:r>
      </w:ins>
      <w:ins w:id="299" w:author="~~~~~~~~~~~~ [2]" w:date="2017-12-21T14:10:19Z">
        <w:r>
          <w:rPr>
            <w:rFonts w:hint="eastAsia" w:ascii="宋体" w:hAnsi="宋体" w:cs="宋体"/>
          </w:rPr>
          <w:instrText xml:space="preserve"> HYPERLINK \l _Toc31985 </w:instrText>
        </w:r>
      </w:ins>
      <w:ins w:id="300" w:author="~~~~~~~~~~~~ [2]" w:date="2017-12-21T14:10:19Z">
        <w:r>
          <w:rPr>
            <w:rFonts w:hint="eastAsia" w:ascii="宋体" w:hAnsi="宋体" w:cs="宋体"/>
          </w:rPr>
          <w:fldChar w:fldCharType="separate"/>
        </w:r>
      </w:ins>
      <w:ins w:id="301" w:author="~~~~~~~~~~~~ [2]" w:date="2017-12-21T14:10:19Z">
        <w:r>
          <w:rPr>
            <w:rFonts w:hint="eastAsia" w:hAnsi="宋体" w:cs="宋体"/>
          </w:rPr>
          <w:t>2.4.2.3 首营资料</w:t>
        </w:r>
      </w:ins>
      <w:ins w:id="302" w:author="~~~~~~~~~~~~ [2]" w:date="2017-12-21T14:10:19Z">
        <w:r>
          <w:rPr/>
          <w:tab/>
        </w:r>
      </w:ins>
      <w:ins w:id="303" w:author="~~~~~~~~~~~~ [2]" w:date="2017-12-21T14:10:19Z">
        <w:r>
          <w:rPr/>
          <w:fldChar w:fldCharType="begin"/>
        </w:r>
      </w:ins>
      <w:ins w:id="304" w:author="~~~~~~~~~~~~ [2]" w:date="2017-12-21T14:10:19Z">
        <w:r>
          <w:rPr/>
          <w:instrText xml:space="preserve"> PAGEREF _Toc31985 </w:instrText>
        </w:r>
      </w:ins>
      <w:ins w:id="305" w:author="~~~~~~~~~~~~ [2]" w:date="2017-12-21T14:10:19Z">
        <w:r>
          <w:rPr/>
          <w:fldChar w:fldCharType="separate"/>
        </w:r>
      </w:ins>
      <w:ins w:id="306" w:author="~~~~~~~~~~~~ [2]" w:date="2017-12-21T14:10:20Z">
        <w:r>
          <w:rPr/>
          <w:t>14</w:t>
        </w:r>
      </w:ins>
      <w:ins w:id="307" w:author="~~~~~~~~~~~~ [2]" w:date="2017-12-21T14:10:19Z">
        <w:r>
          <w:rPr/>
          <w:fldChar w:fldCharType="end"/>
        </w:r>
      </w:ins>
      <w:ins w:id="308" w:author="~~~~~~~~~~~~ [2]" w:date="2017-12-21T14:10:19Z">
        <w:r>
          <w:rPr>
            <w:rFonts w:hint="eastAsia" w:ascii="宋体" w:hAnsi="宋体" w:cs="宋体"/>
          </w:rPr>
          <w:fldChar w:fldCharType="end"/>
        </w:r>
      </w:ins>
    </w:p>
    <w:p>
      <w:pPr>
        <w:pStyle w:val="21"/>
        <w:tabs>
          <w:tab w:val="right" w:leader="dot" w:pos="8306"/>
        </w:tabs>
        <w:rPr>
          <w:ins w:id="309" w:author="~~~~~~~~~~~~ [2]" w:date="2017-12-21T14:10:19Z"/>
        </w:rPr>
      </w:pPr>
      <w:ins w:id="310" w:author="~~~~~~~~~~~~ [2]" w:date="2017-12-21T14:10:19Z">
        <w:r>
          <w:rPr>
            <w:rFonts w:hint="eastAsia" w:ascii="宋体" w:hAnsi="宋体" w:cs="宋体"/>
          </w:rPr>
          <w:fldChar w:fldCharType="begin"/>
        </w:r>
      </w:ins>
      <w:ins w:id="311" w:author="~~~~~~~~~~~~ [2]" w:date="2017-12-21T14:10:19Z">
        <w:r>
          <w:rPr>
            <w:rFonts w:hint="eastAsia" w:ascii="宋体" w:hAnsi="宋体" w:cs="宋体"/>
          </w:rPr>
          <w:instrText xml:space="preserve"> HYPERLINK \l _Toc18414 </w:instrText>
        </w:r>
      </w:ins>
      <w:ins w:id="312" w:author="~~~~~~~~~~~~ [2]" w:date="2017-12-21T14:10:19Z">
        <w:r>
          <w:rPr>
            <w:rFonts w:hint="eastAsia" w:ascii="宋体" w:hAnsi="宋体" w:cs="宋体"/>
          </w:rPr>
          <w:fldChar w:fldCharType="separate"/>
        </w:r>
      </w:ins>
      <w:ins w:id="313" w:author="~~~~~~~~~~~~ [2]" w:date="2017-12-21T14:10:19Z">
        <w:r>
          <w:rPr>
            <w:rFonts w:hint="eastAsia" w:hAnsi="宋体" w:cs="宋体"/>
          </w:rPr>
          <w:t>2.4.3 合同管理</w:t>
        </w:r>
      </w:ins>
      <w:ins w:id="314" w:author="~~~~~~~~~~~~ [2]" w:date="2017-12-21T14:10:19Z">
        <w:r>
          <w:rPr/>
          <w:tab/>
        </w:r>
      </w:ins>
      <w:ins w:id="315" w:author="~~~~~~~~~~~~ [2]" w:date="2017-12-21T14:10:19Z">
        <w:r>
          <w:rPr/>
          <w:fldChar w:fldCharType="begin"/>
        </w:r>
      </w:ins>
      <w:ins w:id="316" w:author="~~~~~~~~~~~~ [2]" w:date="2017-12-21T14:10:19Z">
        <w:r>
          <w:rPr/>
          <w:instrText xml:space="preserve"> PAGEREF _Toc18414 </w:instrText>
        </w:r>
      </w:ins>
      <w:ins w:id="317" w:author="~~~~~~~~~~~~ [2]" w:date="2017-12-21T14:10:19Z">
        <w:r>
          <w:rPr/>
          <w:fldChar w:fldCharType="separate"/>
        </w:r>
      </w:ins>
      <w:ins w:id="318" w:author="~~~~~~~~~~~~ [2]" w:date="2017-12-21T14:10:20Z">
        <w:r>
          <w:rPr/>
          <w:t>16</w:t>
        </w:r>
      </w:ins>
      <w:ins w:id="319" w:author="~~~~~~~~~~~~ [2]" w:date="2017-12-21T14:10:19Z">
        <w:r>
          <w:rPr/>
          <w:fldChar w:fldCharType="end"/>
        </w:r>
      </w:ins>
      <w:ins w:id="320" w:author="~~~~~~~~~~~~ [2]" w:date="2017-12-21T14:10:19Z">
        <w:r>
          <w:rPr>
            <w:rFonts w:hint="eastAsia" w:ascii="宋体" w:hAnsi="宋体" w:cs="宋体"/>
          </w:rPr>
          <w:fldChar w:fldCharType="end"/>
        </w:r>
      </w:ins>
    </w:p>
    <w:p>
      <w:pPr>
        <w:pStyle w:val="21"/>
        <w:tabs>
          <w:tab w:val="right" w:leader="dot" w:pos="8306"/>
        </w:tabs>
        <w:rPr>
          <w:ins w:id="321" w:author="~~~~~~~~~~~~ [2]" w:date="2017-12-21T14:10:19Z"/>
        </w:rPr>
      </w:pPr>
      <w:ins w:id="322" w:author="~~~~~~~~~~~~ [2]" w:date="2017-12-21T14:10:19Z">
        <w:r>
          <w:rPr>
            <w:rFonts w:hint="eastAsia" w:ascii="宋体" w:hAnsi="宋体" w:cs="宋体"/>
          </w:rPr>
          <w:fldChar w:fldCharType="begin"/>
        </w:r>
      </w:ins>
      <w:ins w:id="323" w:author="~~~~~~~~~~~~ [2]" w:date="2017-12-21T14:10:19Z">
        <w:r>
          <w:rPr>
            <w:rFonts w:hint="eastAsia" w:ascii="宋体" w:hAnsi="宋体" w:cs="宋体"/>
          </w:rPr>
          <w:instrText xml:space="preserve"> HYPERLINK \l _Toc30168 </w:instrText>
        </w:r>
      </w:ins>
      <w:ins w:id="324" w:author="~~~~~~~~~~~~ [2]" w:date="2017-12-21T14:10:19Z">
        <w:r>
          <w:rPr>
            <w:rFonts w:hint="eastAsia" w:ascii="宋体" w:hAnsi="宋体" w:cs="宋体"/>
          </w:rPr>
          <w:fldChar w:fldCharType="separate"/>
        </w:r>
      </w:ins>
      <w:ins w:id="325" w:author="~~~~~~~~~~~~ [2]" w:date="2017-12-21T14:10:19Z">
        <w:r>
          <w:rPr>
            <w:rFonts w:hint="eastAsia" w:hAnsi="宋体" w:cs="宋体"/>
          </w:rPr>
          <w:t>2.4.4 代理商管理</w:t>
        </w:r>
      </w:ins>
      <w:ins w:id="326" w:author="~~~~~~~~~~~~ [2]" w:date="2017-12-21T14:10:19Z">
        <w:r>
          <w:rPr/>
          <w:tab/>
        </w:r>
      </w:ins>
      <w:ins w:id="327" w:author="~~~~~~~~~~~~ [2]" w:date="2017-12-21T14:10:19Z">
        <w:r>
          <w:rPr/>
          <w:fldChar w:fldCharType="begin"/>
        </w:r>
      </w:ins>
      <w:ins w:id="328" w:author="~~~~~~~~~~~~ [2]" w:date="2017-12-21T14:10:19Z">
        <w:r>
          <w:rPr/>
          <w:instrText xml:space="preserve"> PAGEREF _Toc30168 </w:instrText>
        </w:r>
      </w:ins>
      <w:ins w:id="329" w:author="~~~~~~~~~~~~ [2]" w:date="2017-12-21T14:10:19Z">
        <w:r>
          <w:rPr/>
          <w:fldChar w:fldCharType="separate"/>
        </w:r>
      </w:ins>
      <w:ins w:id="330" w:author="~~~~~~~~~~~~ [2]" w:date="2017-12-21T14:10:20Z">
        <w:r>
          <w:rPr/>
          <w:t>16</w:t>
        </w:r>
      </w:ins>
      <w:ins w:id="331" w:author="~~~~~~~~~~~~ [2]" w:date="2017-12-21T14:10:19Z">
        <w:r>
          <w:rPr/>
          <w:fldChar w:fldCharType="end"/>
        </w:r>
      </w:ins>
      <w:ins w:id="332" w:author="~~~~~~~~~~~~ [2]" w:date="2017-12-21T14:10:19Z">
        <w:r>
          <w:rPr>
            <w:rFonts w:hint="eastAsia" w:ascii="宋体" w:hAnsi="宋体" w:cs="宋体"/>
          </w:rPr>
          <w:fldChar w:fldCharType="end"/>
        </w:r>
      </w:ins>
    </w:p>
    <w:p>
      <w:pPr>
        <w:pStyle w:val="29"/>
        <w:tabs>
          <w:tab w:val="right" w:leader="dot" w:pos="8306"/>
        </w:tabs>
        <w:rPr>
          <w:ins w:id="333" w:author="~~~~~~~~~~~~ [2]" w:date="2017-12-21T14:10:19Z"/>
        </w:rPr>
      </w:pPr>
      <w:ins w:id="334" w:author="~~~~~~~~~~~~ [2]" w:date="2017-12-21T14:10:19Z">
        <w:r>
          <w:rPr>
            <w:rFonts w:hint="eastAsia" w:ascii="宋体" w:hAnsi="宋体" w:cs="宋体"/>
          </w:rPr>
          <w:fldChar w:fldCharType="begin"/>
        </w:r>
      </w:ins>
      <w:ins w:id="335" w:author="~~~~~~~~~~~~ [2]" w:date="2017-12-21T14:10:19Z">
        <w:r>
          <w:rPr>
            <w:rFonts w:hint="eastAsia" w:ascii="宋体" w:hAnsi="宋体" w:cs="宋体"/>
          </w:rPr>
          <w:instrText xml:space="preserve"> HYPERLINK \l _Toc32297 </w:instrText>
        </w:r>
      </w:ins>
      <w:ins w:id="336" w:author="~~~~~~~~~~~~ [2]" w:date="2017-12-21T14:10:19Z">
        <w:r>
          <w:rPr>
            <w:rFonts w:hint="eastAsia" w:ascii="宋体" w:hAnsi="宋体" w:cs="宋体"/>
          </w:rPr>
          <w:fldChar w:fldCharType="separate"/>
        </w:r>
      </w:ins>
      <w:ins w:id="337" w:author="~~~~~~~~~~~~ [2]" w:date="2017-12-21T14:10:19Z">
        <w:r>
          <w:rPr>
            <w:rFonts w:hint="eastAsia" w:hAnsi="宋体" w:cs="宋体"/>
          </w:rPr>
          <w:t>2.4.4.1 代理商档案</w:t>
        </w:r>
      </w:ins>
      <w:ins w:id="338" w:author="~~~~~~~~~~~~ [2]" w:date="2017-12-21T14:10:19Z">
        <w:r>
          <w:rPr/>
          <w:tab/>
        </w:r>
      </w:ins>
      <w:ins w:id="339" w:author="~~~~~~~~~~~~ [2]" w:date="2017-12-21T14:10:19Z">
        <w:r>
          <w:rPr/>
          <w:fldChar w:fldCharType="begin"/>
        </w:r>
      </w:ins>
      <w:ins w:id="340" w:author="~~~~~~~~~~~~ [2]" w:date="2017-12-21T14:10:19Z">
        <w:r>
          <w:rPr/>
          <w:instrText xml:space="preserve"> PAGEREF _Toc32297 </w:instrText>
        </w:r>
      </w:ins>
      <w:ins w:id="341" w:author="~~~~~~~~~~~~ [2]" w:date="2017-12-21T14:10:19Z">
        <w:r>
          <w:rPr/>
          <w:fldChar w:fldCharType="separate"/>
        </w:r>
      </w:ins>
      <w:ins w:id="342" w:author="~~~~~~~~~~~~ [2]" w:date="2017-12-21T14:10:20Z">
        <w:r>
          <w:rPr/>
          <w:t>17</w:t>
        </w:r>
      </w:ins>
      <w:ins w:id="343" w:author="~~~~~~~~~~~~ [2]" w:date="2017-12-21T14:10:19Z">
        <w:r>
          <w:rPr/>
          <w:fldChar w:fldCharType="end"/>
        </w:r>
      </w:ins>
      <w:ins w:id="344" w:author="~~~~~~~~~~~~ [2]" w:date="2017-12-21T14:10:19Z">
        <w:r>
          <w:rPr>
            <w:rFonts w:hint="eastAsia" w:ascii="宋体" w:hAnsi="宋体" w:cs="宋体"/>
          </w:rPr>
          <w:fldChar w:fldCharType="end"/>
        </w:r>
      </w:ins>
    </w:p>
    <w:p>
      <w:pPr>
        <w:pStyle w:val="29"/>
        <w:tabs>
          <w:tab w:val="right" w:leader="dot" w:pos="8306"/>
        </w:tabs>
        <w:rPr>
          <w:ins w:id="345" w:author="~~~~~~~~~~~~ [2]" w:date="2017-12-21T14:10:19Z"/>
        </w:rPr>
      </w:pPr>
      <w:ins w:id="346" w:author="~~~~~~~~~~~~ [2]" w:date="2017-12-21T14:10:19Z">
        <w:r>
          <w:rPr>
            <w:rFonts w:hint="eastAsia" w:ascii="宋体" w:hAnsi="宋体" w:cs="宋体"/>
          </w:rPr>
          <w:fldChar w:fldCharType="begin"/>
        </w:r>
      </w:ins>
      <w:ins w:id="347" w:author="~~~~~~~~~~~~ [2]" w:date="2017-12-21T14:10:19Z">
        <w:r>
          <w:rPr>
            <w:rFonts w:hint="eastAsia" w:ascii="宋体" w:hAnsi="宋体" w:cs="宋体"/>
          </w:rPr>
          <w:instrText xml:space="preserve"> HYPERLINK \l _Toc13046 </w:instrText>
        </w:r>
      </w:ins>
      <w:ins w:id="348" w:author="~~~~~~~~~~~~ [2]" w:date="2017-12-21T14:10:19Z">
        <w:r>
          <w:rPr>
            <w:rFonts w:hint="eastAsia" w:ascii="宋体" w:hAnsi="宋体" w:cs="宋体"/>
          </w:rPr>
          <w:fldChar w:fldCharType="separate"/>
        </w:r>
      </w:ins>
      <w:ins w:id="349" w:author="~~~~~~~~~~~~ [2]" w:date="2017-12-21T14:10:19Z">
        <w:r>
          <w:rPr>
            <w:rFonts w:hint="eastAsia" w:hAnsi="宋体" w:cs="宋体"/>
          </w:rPr>
          <w:t>2.4.4.2 批量导入</w:t>
        </w:r>
      </w:ins>
      <w:ins w:id="350" w:author="~~~~~~~~~~~~ [2]" w:date="2017-12-21T14:10:19Z">
        <w:r>
          <w:rPr/>
          <w:tab/>
        </w:r>
      </w:ins>
      <w:ins w:id="351" w:author="~~~~~~~~~~~~ [2]" w:date="2017-12-21T14:10:19Z">
        <w:r>
          <w:rPr/>
          <w:fldChar w:fldCharType="begin"/>
        </w:r>
      </w:ins>
      <w:ins w:id="352" w:author="~~~~~~~~~~~~ [2]" w:date="2017-12-21T14:10:19Z">
        <w:r>
          <w:rPr/>
          <w:instrText xml:space="preserve"> PAGEREF _Toc13046 </w:instrText>
        </w:r>
      </w:ins>
      <w:ins w:id="353" w:author="~~~~~~~~~~~~ [2]" w:date="2017-12-21T14:10:19Z">
        <w:r>
          <w:rPr/>
          <w:fldChar w:fldCharType="separate"/>
        </w:r>
      </w:ins>
      <w:ins w:id="354" w:author="~~~~~~~~~~~~ [2]" w:date="2017-12-21T14:10:20Z">
        <w:r>
          <w:rPr/>
          <w:t>17</w:t>
        </w:r>
      </w:ins>
      <w:ins w:id="355" w:author="~~~~~~~~~~~~ [2]" w:date="2017-12-21T14:10:19Z">
        <w:r>
          <w:rPr/>
          <w:fldChar w:fldCharType="end"/>
        </w:r>
      </w:ins>
      <w:ins w:id="356" w:author="~~~~~~~~~~~~ [2]" w:date="2017-12-21T14:10:19Z">
        <w:r>
          <w:rPr>
            <w:rFonts w:hint="eastAsia" w:ascii="宋体" w:hAnsi="宋体" w:cs="宋体"/>
          </w:rPr>
          <w:fldChar w:fldCharType="end"/>
        </w:r>
      </w:ins>
    </w:p>
    <w:p>
      <w:pPr>
        <w:pStyle w:val="21"/>
        <w:tabs>
          <w:tab w:val="right" w:leader="dot" w:pos="8306"/>
        </w:tabs>
        <w:rPr>
          <w:ins w:id="357" w:author="~~~~~~~~~~~~ [2]" w:date="2017-12-21T14:10:19Z"/>
        </w:rPr>
      </w:pPr>
      <w:ins w:id="358" w:author="~~~~~~~~~~~~ [2]" w:date="2017-12-21T14:10:19Z">
        <w:r>
          <w:rPr>
            <w:rFonts w:hint="eastAsia" w:ascii="宋体" w:hAnsi="宋体" w:cs="宋体"/>
          </w:rPr>
          <w:fldChar w:fldCharType="begin"/>
        </w:r>
      </w:ins>
      <w:ins w:id="359" w:author="~~~~~~~~~~~~ [2]" w:date="2017-12-21T14:10:19Z">
        <w:r>
          <w:rPr>
            <w:rFonts w:hint="eastAsia" w:ascii="宋体" w:hAnsi="宋体" w:cs="宋体"/>
          </w:rPr>
          <w:instrText xml:space="preserve"> HYPERLINK \l _Toc24450 </w:instrText>
        </w:r>
      </w:ins>
      <w:ins w:id="360" w:author="~~~~~~~~~~~~ [2]" w:date="2017-12-21T14:10:19Z">
        <w:r>
          <w:rPr>
            <w:rFonts w:hint="eastAsia" w:ascii="宋体" w:hAnsi="宋体" w:cs="宋体"/>
          </w:rPr>
          <w:fldChar w:fldCharType="separate"/>
        </w:r>
      </w:ins>
      <w:ins w:id="361" w:author="~~~~~~~~~~~~ [2]" w:date="2017-12-21T14:10:19Z">
        <w:r>
          <w:rPr>
            <w:rFonts w:hint="eastAsia" w:hAnsi="宋体" w:cs="宋体"/>
          </w:rPr>
          <w:t>2.4.5 订单</w:t>
        </w:r>
      </w:ins>
      <w:ins w:id="362" w:author="~~~~~~~~~~~~ [2]" w:date="2017-12-21T14:10:19Z">
        <w:r>
          <w:rPr/>
          <w:tab/>
        </w:r>
      </w:ins>
      <w:ins w:id="363" w:author="~~~~~~~~~~~~ [2]" w:date="2017-12-21T14:10:19Z">
        <w:r>
          <w:rPr/>
          <w:fldChar w:fldCharType="begin"/>
        </w:r>
      </w:ins>
      <w:ins w:id="364" w:author="~~~~~~~~~~~~ [2]" w:date="2017-12-21T14:10:19Z">
        <w:r>
          <w:rPr/>
          <w:instrText xml:space="preserve"> PAGEREF _Toc24450 </w:instrText>
        </w:r>
      </w:ins>
      <w:ins w:id="365" w:author="~~~~~~~~~~~~ [2]" w:date="2017-12-21T14:10:19Z">
        <w:r>
          <w:rPr/>
          <w:fldChar w:fldCharType="separate"/>
        </w:r>
      </w:ins>
      <w:ins w:id="366" w:author="~~~~~~~~~~~~ [2]" w:date="2017-12-21T14:10:20Z">
        <w:r>
          <w:rPr/>
          <w:t>17</w:t>
        </w:r>
      </w:ins>
      <w:ins w:id="367" w:author="~~~~~~~~~~~~ [2]" w:date="2017-12-21T14:10:19Z">
        <w:r>
          <w:rPr/>
          <w:fldChar w:fldCharType="end"/>
        </w:r>
      </w:ins>
      <w:ins w:id="368" w:author="~~~~~~~~~~~~ [2]" w:date="2017-12-21T14:10:19Z">
        <w:r>
          <w:rPr>
            <w:rFonts w:hint="eastAsia" w:ascii="宋体" w:hAnsi="宋体" w:cs="宋体"/>
          </w:rPr>
          <w:fldChar w:fldCharType="end"/>
        </w:r>
      </w:ins>
    </w:p>
    <w:p>
      <w:pPr>
        <w:pStyle w:val="21"/>
        <w:tabs>
          <w:tab w:val="right" w:leader="dot" w:pos="8306"/>
        </w:tabs>
        <w:rPr>
          <w:ins w:id="369" w:author="~~~~~~~~~~~~ [2]" w:date="2017-12-21T14:10:19Z"/>
        </w:rPr>
      </w:pPr>
      <w:ins w:id="370" w:author="~~~~~~~~~~~~ [2]" w:date="2017-12-21T14:10:19Z">
        <w:r>
          <w:rPr>
            <w:rFonts w:hint="eastAsia" w:ascii="宋体" w:hAnsi="宋体" w:cs="宋体"/>
          </w:rPr>
          <w:fldChar w:fldCharType="begin"/>
        </w:r>
      </w:ins>
      <w:ins w:id="371" w:author="~~~~~~~~~~~~ [2]" w:date="2017-12-21T14:10:19Z">
        <w:r>
          <w:rPr>
            <w:rFonts w:hint="eastAsia" w:ascii="宋体" w:hAnsi="宋体" w:cs="宋体"/>
          </w:rPr>
          <w:instrText xml:space="preserve"> HYPERLINK \l _Toc7286 </w:instrText>
        </w:r>
      </w:ins>
      <w:ins w:id="372" w:author="~~~~~~~~~~~~ [2]" w:date="2017-12-21T14:10:19Z">
        <w:r>
          <w:rPr>
            <w:rFonts w:hint="eastAsia" w:ascii="宋体" w:hAnsi="宋体" w:cs="宋体"/>
          </w:rPr>
          <w:fldChar w:fldCharType="separate"/>
        </w:r>
      </w:ins>
      <w:ins w:id="373" w:author="~~~~~~~~~~~~ [2]" w:date="2017-12-21T14:10:19Z">
        <w:r>
          <w:rPr>
            <w:rFonts w:hint="eastAsia" w:hAnsi="宋体" w:cs="宋体"/>
          </w:rPr>
          <w:t>2.4.6 报表</w:t>
        </w:r>
      </w:ins>
      <w:ins w:id="374" w:author="~~~~~~~~~~~~ [2]" w:date="2017-12-21T14:10:19Z">
        <w:r>
          <w:rPr/>
          <w:tab/>
        </w:r>
      </w:ins>
      <w:ins w:id="375" w:author="~~~~~~~~~~~~ [2]" w:date="2017-12-21T14:10:19Z">
        <w:r>
          <w:rPr/>
          <w:fldChar w:fldCharType="begin"/>
        </w:r>
      </w:ins>
      <w:ins w:id="376" w:author="~~~~~~~~~~~~ [2]" w:date="2017-12-21T14:10:19Z">
        <w:r>
          <w:rPr/>
          <w:instrText xml:space="preserve"> PAGEREF _Toc7286 </w:instrText>
        </w:r>
      </w:ins>
      <w:ins w:id="377" w:author="~~~~~~~~~~~~ [2]" w:date="2017-12-21T14:10:19Z">
        <w:r>
          <w:rPr/>
          <w:fldChar w:fldCharType="separate"/>
        </w:r>
      </w:ins>
      <w:ins w:id="378" w:author="~~~~~~~~~~~~ [2]" w:date="2017-12-21T14:10:20Z">
        <w:r>
          <w:rPr/>
          <w:t>18</w:t>
        </w:r>
      </w:ins>
      <w:ins w:id="379" w:author="~~~~~~~~~~~~ [2]" w:date="2017-12-21T14:10:19Z">
        <w:r>
          <w:rPr/>
          <w:fldChar w:fldCharType="end"/>
        </w:r>
      </w:ins>
      <w:ins w:id="380" w:author="~~~~~~~~~~~~ [2]" w:date="2017-12-21T14:10:19Z">
        <w:r>
          <w:rPr>
            <w:rFonts w:hint="eastAsia" w:ascii="宋体" w:hAnsi="宋体" w:cs="宋体"/>
          </w:rPr>
          <w:fldChar w:fldCharType="end"/>
        </w:r>
      </w:ins>
    </w:p>
    <w:p>
      <w:pPr>
        <w:pStyle w:val="21"/>
        <w:tabs>
          <w:tab w:val="right" w:leader="dot" w:pos="8306"/>
        </w:tabs>
        <w:rPr>
          <w:ins w:id="381" w:author="~~~~~~~~~~~~ [2]" w:date="2017-12-21T14:10:19Z"/>
        </w:rPr>
      </w:pPr>
      <w:ins w:id="382" w:author="~~~~~~~~~~~~ [2]" w:date="2017-12-21T14:10:19Z">
        <w:r>
          <w:rPr>
            <w:rFonts w:hint="eastAsia" w:ascii="宋体" w:hAnsi="宋体" w:cs="宋体"/>
          </w:rPr>
          <w:fldChar w:fldCharType="begin"/>
        </w:r>
      </w:ins>
      <w:ins w:id="383" w:author="~~~~~~~~~~~~ [2]" w:date="2017-12-21T14:10:19Z">
        <w:r>
          <w:rPr>
            <w:rFonts w:hint="eastAsia" w:ascii="宋体" w:hAnsi="宋体" w:cs="宋体"/>
          </w:rPr>
          <w:instrText xml:space="preserve"> HYPERLINK \l _Toc942 </w:instrText>
        </w:r>
      </w:ins>
      <w:ins w:id="384" w:author="~~~~~~~~~~~~ [2]" w:date="2017-12-21T14:10:19Z">
        <w:r>
          <w:rPr>
            <w:rFonts w:hint="eastAsia" w:ascii="宋体" w:hAnsi="宋体" w:cs="宋体"/>
          </w:rPr>
          <w:fldChar w:fldCharType="separate"/>
        </w:r>
      </w:ins>
      <w:ins w:id="385" w:author="~~~~~~~~~~~~ [2]" w:date="2017-12-21T14:10:19Z">
        <w:r>
          <w:rPr>
            <w:rFonts w:hint="eastAsia" w:hAnsi="宋体" w:cs="宋体"/>
          </w:rPr>
          <w:t>2.4.7 基础资料</w:t>
        </w:r>
      </w:ins>
      <w:ins w:id="386" w:author="~~~~~~~~~~~~ [2]" w:date="2017-12-21T14:10:19Z">
        <w:r>
          <w:rPr/>
          <w:tab/>
        </w:r>
      </w:ins>
      <w:ins w:id="387" w:author="~~~~~~~~~~~~ [2]" w:date="2017-12-21T14:10:19Z">
        <w:r>
          <w:rPr/>
          <w:fldChar w:fldCharType="begin"/>
        </w:r>
      </w:ins>
      <w:ins w:id="388" w:author="~~~~~~~~~~~~ [2]" w:date="2017-12-21T14:10:19Z">
        <w:r>
          <w:rPr/>
          <w:instrText xml:space="preserve"> PAGEREF _Toc942 </w:instrText>
        </w:r>
      </w:ins>
      <w:ins w:id="389" w:author="~~~~~~~~~~~~ [2]" w:date="2017-12-21T14:10:19Z">
        <w:r>
          <w:rPr/>
          <w:fldChar w:fldCharType="separate"/>
        </w:r>
      </w:ins>
      <w:ins w:id="390" w:author="~~~~~~~~~~~~ [2]" w:date="2017-12-21T14:10:20Z">
        <w:r>
          <w:rPr/>
          <w:t>19</w:t>
        </w:r>
      </w:ins>
      <w:ins w:id="391" w:author="~~~~~~~~~~~~ [2]" w:date="2017-12-21T14:10:19Z">
        <w:r>
          <w:rPr/>
          <w:fldChar w:fldCharType="end"/>
        </w:r>
      </w:ins>
      <w:ins w:id="392" w:author="~~~~~~~~~~~~ [2]" w:date="2017-12-21T14:10:19Z">
        <w:r>
          <w:rPr>
            <w:rFonts w:hint="eastAsia" w:ascii="宋体" w:hAnsi="宋体" w:cs="宋体"/>
          </w:rPr>
          <w:fldChar w:fldCharType="end"/>
        </w:r>
      </w:ins>
    </w:p>
    <w:p>
      <w:pPr>
        <w:pStyle w:val="21"/>
        <w:tabs>
          <w:tab w:val="right" w:leader="dot" w:pos="8306"/>
        </w:tabs>
        <w:rPr>
          <w:ins w:id="393" w:author="~~~~~~~~~~~~ [2]" w:date="2017-12-21T14:10:19Z"/>
        </w:rPr>
      </w:pPr>
      <w:ins w:id="394" w:author="~~~~~~~~~~~~ [2]" w:date="2017-12-21T14:10:19Z">
        <w:r>
          <w:rPr>
            <w:rFonts w:hint="eastAsia" w:ascii="宋体" w:hAnsi="宋体" w:cs="宋体"/>
          </w:rPr>
          <w:fldChar w:fldCharType="begin"/>
        </w:r>
      </w:ins>
      <w:ins w:id="395" w:author="~~~~~~~~~~~~ [2]" w:date="2017-12-21T14:10:19Z">
        <w:r>
          <w:rPr>
            <w:rFonts w:hint="eastAsia" w:ascii="宋体" w:hAnsi="宋体" w:cs="宋体"/>
          </w:rPr>
          <w:instrText xml:space="preserve"> HYPERLINK \l _Toc5753 </w:instrText>
        </w:r>
      </w:ins>
      <w:ins w:id="396" w:author="~~~~~~~~~~~~ [2]" w:date="2017-12-21T14:10:19Z">
        <w:r>
          <w:rPr>
            <w:rFonts w:hint="eastAsia" w:ascii="宋体" w:hAnsi="宋体" w:cs="宋体"/>
          </w:rPr>
          <w:fldChar w:fldCharType="separate"/>
        </w:r>
      </w:ins>
      <w:ins w:id="397" w:author="~~~~~~~~~~~~ [2]" w:date="2017-12-21T14:10:19Z">
        <w:r>
          <w:rPr>
            <w:rFonts w:hint="eastAsia" w:hAnsi="宋体" w:cs="宋体"/>
          </w:rPr>
          <w:t>2.4.8 人员管理</w:t>
        </w:r>
      </w:ins>
      <w:ins w:id="398" w:author="~~~~~~~~~~~~ [2]" w:date="2017-12-21T14:10:19Z">
        <w:r>
          <w:rPr/>
          <w:tab/>
        </w:r>
      </w:ins>
      <w:ins w:id="399" w:author="~~~~~~~~~~~~ [2]" w:date="2017-12-21T14:10:19Z">
        <w:r>
          <w:rPr/>
          <w:fldChar w:fldCharType="begin"/>
        </w:r>
      </w:ins>
      <w:ins w:id="400" w:author="~~~~~~~~~~~~ [2]" w:date="2017-12-21T14:10:19Z">
        <w:r>
          <w:rPr/>
          <w:instrText xml:space="preserve"> PAGEREF _Toc5753 </w:instrText>
        </w:r>
      </w:ins>
      <w:ins w:id="401" w:author="~~~~~~~~~~~~ [2]" w:date="2017-12-21T14:10:19Z">
        <w:r>
          <w:rPr/>
          <w:fldChar w:fldCharType="separate"/>
        </w:r>
      </w:ins>
      <w:ins w:id="402" w:author="~~~~~~~~~~~~ [2]" w:date="2017-12-21T14:10:20Z">
        <w:r>
          <w:rPr/>
          <w:t>19</w:t>
        </w:r>
      </w:ins>
      <w:ins w:id="403" w:author="~~~~~~~~~~~~ [2]" w:date="2017-12-21T14:10:19Z">
        <w:r>
          <w:rPr/>
          <w:fldChar w:fldCharType="end"/>
        </w:r>
      </w:ins>
      <w:ins w:id="404" w:author="~~~~~~~~~~~~ [2]" w:date="2017-12-21T14:10:19Z">
        <w:r>
          <w:rPr>
            <w:rFonts w:hint="eastAsia" w:ascii="宋体" w:hAnsi="宋体" w:cs="宋体"/>
          </w:rPr>
          <w:fldChar w:fldCharType="end"/>
        </w:r>
      </w:ins>
    </w:p>
    <w:p>
      <w:pPr>
        <w:pStyle w:val="31"/>
        <w:tabs>
          <w:tab w:val="right" w:leader="dot" w:pos="8306"/>
        </w:tabs>
        <w:rPr>
          <w:ins w:id="405" w:author="~~~~~~~~~~~~ [2]" w:date="2017-12-21T14:10:19Z"/>
        </w:rPr>
      </w:pPr>
      <w:ins w:id="406" w:author="~~~~~~~~~~~~ [2]" w:date="2017-12-21T14:10:19Z">
        <w:r>
          <w:rPr>
            <w:rFonts w:hint="eastAsia" w:ascii="宋体" w:hAnsi="宋体" w:cs="宋体"/>
          </w:rPr>
          <w:fldChar w:fldCharType="begin"/>
        </w:r>
      </w:ins>
      <w:ins w:id="407" w:author="~~~~~~~~~~~~ [2]" w:date="2017-12-21T14:10:19Z">
        <w:r>
          <w:rPr>
            <w:rFonts w:hint="eastAsia" w:ascii="宋体" w:hAnsi="宋体" w:cs="宋体"/>
          </w:rPr>
          <w:instrText xml:space="preserve"> HYPERLINK \l _Toc19064 </w:instrText>
        </w:r>
      </w:ins>
      <w:ins w:id="408" w:author="~~~~~~~~~~~~ [2]" w:date="2017-12-21T14:10:19Z">
        <w:r>
          <w:rPr>
            <w:rFonts w:hint="eastAsia" w:ascii="宋体" w:hAnsi="宋体" w:cs="宋体"/>
          </w:rPr>
          <w:fldChar w:fldCharType="separate"/>
        </w:r>
      </w:ins>
      <w:ins w:id="409" w:author="~~~~~~~~~~~~ [2]" w:date="2017-12-21T14:10:19Z">
        <w:r>
          <w:rPr>
            <w:rFonts w:ascii="Times New Roman" w:hAnsi="Times New Roman" w:cs="Times New Roman"/>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2.5 </w:t>
        </w:r>
      </w:ins>
      <w:ins w:id="410" w:author="~~~~~~~~~~~~ [2]" w:date="2017-12-21T14:10:19Z">
        <w:r>
          <w:rPr>
            <w:rFonts w:hint="eastAsia" w:hAnsi="宋体" w:cs="宋体"/>
          </w:rPr>
          <w:t>代理商</w:t>
        </w:r>
      </w:ins>
      <w:ins w:id="411" w:author="~~~~~~~~~~~~ [2]" w:date="2017-12-21T14:10:19Z">
        <w:r>
          <w:rPr/>
          <w:tab/>
        </w:r>
      </w:ins>
      <w:ins w:id="412" w:author="~~~~~~~~~~~~ [2]" w:date="2017-12-21T14:10:19Z">
        <w:r>
          <w:rPr/>
          <w:fldChar w:fldCharType="begin"/>
        </w:r>
      </w:ins>
      <w:ins w:id="413" w:author="~~~~~~~~~~~~ [2]" w:date="2017-12-21T14:10:19Z">
        <w:r>
          <w:rPr/>
          <w:instrText xml:space="preserve"> PAGEREF _Toc19064 </w:instrText>
        </w:r>
      </w:ins>
      <w:ins w:id="414" w:author="~~~~~~~~~~~~ [2]" w:date="2017-12-21T14:10:19Z">
        <w:r>
          <w:rPr/>
          <w:fldChar w:fldCharType="separate"/>
        </w:r>
      </w:ins>
      <w:ins w:id="415" w:author="~~~~~~~~~~~~ [2]" w:date="2017-12-21T14:10:20Z">
        <w:r>
          <w:rPr/>
          <w:t>20</w:t>
        </w:r>
      </w:ins>
      <w:ins w:id="416" w:author="~~~~~~~~~~~~ [2]" w:date="2017-12-21T14:10:19Z">
        <w:r>
          <w:rPr/>
          <w:fldChar w:fldCharType="end"/>
        </w:r>
      </w:ins>
      <w:ins w:id="417" w:author="~~~~~~~~~~~~ [2]" w:date="2017-12-21T14:10:19Z">
        <w:r>
          <w:rPr>
            <w:rFonts w:hint="eastAsia" w:ascii="宋体" w:hAnsi="宋体" w:cs="宋体"/>
          </w:rPr>
          <w:fldChar w:fldCharType="end"/>
        </w:r>
      </w:ins>
    </w:p>
    <w:p>
      <w:pPr>
        <w:pStyle w:val="21"/>
        <w:tabs>
          <w:tab w:val="right" w:leader="dot" w:pos="8306"/>
        </w:tabs>
        <w:rPr>
          <w:ins w:id="418" w:author="~~~~~~~~~~~~ [2]" w:date="2017-12-21T14:10:19Z"/>
        </w:rPr>
      </w:pPr>
      <w:ins w:id="419" w:author="~~~~~~~~~~~~ [2]" w:date="2017-12-21T14:10:19Z">
        <w:r>
          <w:rPr>
            <w:rFonts w:hint="eastAsia" w:ascii="宋体" w:hAnsi="宋体" w:cs="宋体"/>
          </w:rPr>
          <w:fldChar w:fldCharType="begin"/>
        </w:r>
      </w:ins>
      <w:ins w:id="420" w:author="~~~~~~~~~~~~ [2]" w:date="2017-12-21T14:10:19Z">
        <w:r>
          <w:rPr>
            <w:rFonts w:hint="eastAsia" w:ascii="宋体" w:hAnsi="宋体" w:cs="宋体"/>
          </w:rPr>
          <w:instrText xml:space="preserve"> HYPERLINK \l _Toc1549 </w:instrText>
        </w:r>
      </w:ins>
      <w:ins w:id="421" w:author="~~~~~~~~~~~~ [2]" w:date="2017-12-21T14:10:19Z">
        <w:r>
          <w:rPr>
            <w:rFonts w:hint="eastAsia" w:ascii="宋体" w:hAnsi="宋体" w:cs="宋体"/>
          </w:rPr>
          <w:fldChar w:fldCharType="separate"/>
        </w:r>
      </w:ins>
      <w:ins w:id="422" w:author="~~~~~~~~~~~~ [2]" w:date="2017-12-21T14:10:19Z">
        <w:r>
          <w:rPr>
            <w:rFonts w:hint="eastAsia" w:hAnsi="宋体" w:cs="宋体"/>
          </w:rPr>
          <w:t>2.5.1 招商管理</w:t>
        </w:r>
      </w:ins>
      <w:ins w:id="423" w:author="~~~~~~~~~~~~ [2]" w:date="2017-12-21T14:10:19Z">
        <w:r>
          <w:rPr/>
          <w:tab/>
        </w:r>
      </w:ins>
      <w:ins w:id="424" w:author="~~~~~~~~~~~~ [2]" w:date="2017-12-21T14:10:19Z">
        <w:r>
          <w:rPr/>
          <w:fldChar w:fldCharType="begin"/>
        </w:r>
      </w:ins>
      <w:ins w:id="425" w:author="~~~~~~~~~~~~ [2]" w:date="2017-12-21T14:10:19Z">
        <w:r>
          <w:rPr/>
          <w:instrText xml:space="preserve"> PAGEREF _Toc1549 </w:instrText>
        </w:r>
      </w:ins>
      <w:ins w:id="426" w:author="~~~~~~~~~~~~ [2]" w:date="2017-12-21T14:10:19Z">
        <w:r>
          <w:rPr/>
          <w:fldChar w:fldCharType="separate"/>
        </w:r>
      </w:ins>
      <w:ins w:id="427" w:author="~~~~~~~~~~~~ [2]" w:date="2017-12-21T14:10:20Z">
        <w:r>
          <w:rPr/>
          <w:t>20</w:t>
        </w:r>
      </w:ins>
      <w:ins w:id="428" w:author="~~~~~~~~~~~~ [2]" w:date="2017-12-21T14:10:19Z">
        <w:r>
          <w:rPr/>
          <w:fldChar w:fldCharType="end"/>
        </w:r>
      </w:ins>
      <w:ins w:id="429" w:author="~~~~~~~~~~~~ [2]" w:date="2017-12-21T14:10:19Z">
        <w:r>
          <w:rPr>
            <w:rFonts w:hint="eastAsia" w:ascii="宋体" w:hAnsi="宋体" w:cs="宋体"/>
          </w:rPr>
          <w:fldChar w:fldCharType="end"/>
        </w:r>
      </w:ins>
    </w:p>
    <w:p>
      <w:pPr>
        <w:pStyle w:val="29"/>
        <w:tabs>
          <w:tab w:val="right" w:leader="dot" w:pos="8306"/>
        </w:tabs>
        <w:rPr>
          <w:ins w:id="430" w:author="~~~~~~~~~~~~ [2]" w:date="2017-12-21T14:10:19Z"/>
        </w:rPr>
      </w:pPr>
      <w:ins w:id="431" w:author="~~~~~~~~~~~~ [2]" w:date="2017-12-21T14:10:19Z">
        <w:r>
          <w:rPr>
            <w:rFonts w:hint="eastAsia" w:ascii="宋体" w:hAnsi="宋体" w:cs="宋体"/>
          </w:rPr>
          <w:fldChar w:fldCharType="begin"/>
        </w:r>
      </w:ins>
      <w:ins w:id="432" w:author="~~~~~~~~~~~~ [2]" w:date="2017-12-21T14:10:19Z">
        <w:r>
          <w:rPr>
            <w:rFonts w:hint="eastAsia" w:ascii="宋体" w:hAnsi="宋体" w:cs="宋体"/>
          </w:rPr>
          <w:instrText xml:space="preserve"> HYPERLINK \l _Toc13960 </w:instrText>
        </w:r>
      </w:ins>
      <w:ins w:id="433" w:author="~~~~~~~~~~~~ [2]" w:date="2017-12-21T14:10:19Z">
        <w:r>
          <w:rPr>
            <w:rFonts w:hint="eastAsia" w:ascii="宋体" w:hAnsi="宋体" w:cs="宋体"/>
          </w:rPr>
          <w:fldChar w:fldCharType="separate"/>
        </w:r>
      </w:ins>
      <w:ins w:id="434" w:author="~~~~~~~~~~~~ [2]" w:date="2017-12-21T14:10:19Z">
        <w:r>
          <w:rPr>
            <w:rFonts w:hint="eastAsia" w:hAnsi="宋体" w:cs="宋体"/>
          </w:rPr>
          <w:t>2.5.1.1 招商信息</w:t>
        </w:r>
      </w:ins>
      <w:ins w:id="435" w:author="~~~~~~~~~~~~ [2]" w:date="2017-12-21T14:10:19Z">
        <w:r>
          <w:rPr/>
          <w:tab/>
        </w:r>
      </w:ins>
      <w:ins w:id="436" w:author="~~~~~~~~~~~~ [2]" w:date="2017-12-21T14:10:19Z">
        <w:r>
          <w:rPr/>
          <w:fldChar w:fldCharType="begin"/>
        </w:r>
      </w:ins>
      <w:ins w:id="437" w:author="~~~~~~~~~~~~ [2]" w:date="2017-12-21T14:10:19Z">
        <w:r>
          <w:rPr/>
          <w:instrText xml:space="preserve"> PAGEREF _Toc13960 </w:instrText>
        </w:r>
      </w:ins>
      <w:ins w:id="438" w:author="~~~~~~~~~~~~ [2]" w:date="2017-12-21T14:10:19Z">
        <w:r>
          <w:rPr/>
          <w:fldChar w:fldCharType="separate"/>
        </w:r>
      </w:ins>
      <w:ins w:id="439" w:author="~~~~~~~~~~~~ [2]" w:date="2017-12-21T14:10:20Z">
        <w:r>
          <w:rPr/>
          <w:t>20</w:t>
        </w:r>
      </w:ins>
      <w:ins w:id="440" w:author="~~~~~~~~~~~~ [2]" w:date="2017-12-21T14:10:19Z">
        <w:r>
          <w:rPr/>
          <w:fldChar w:fldCharType="end"/>
        </w:r>
      </w:ins>
      <w:ins w:id="441" w:author="~~~~~~~~~~~~ [2]" w:date="2017-12-21T14:10:19Z">
        <w:r>
          <w:rPr>
            <w:rFonts w:hint="eastAsia" w:ascii="宋体" w:hAnsi="宋体" w:cs="宋体"/>
          </w:rPr>
          <w:fldChar w:fldCharType="end"/>
        </w:r>
      </w:ins>
    </w:p>
    <w:p>
      <w:pPr>
        <w:pStyle w:val="29"/>
        <w:tabs>
          <w:tab w:val="right" w:leader="dot" w:pos="8306"/>
        </w:tabs>
        <w:rPr>
          <w:ins w:id="442" w:author="~~~~~~~~~~~~ [2]" w:date="2017-12-21T14:10:19Z"/>
        </w:rPr>
      </w:pPr>
      <w:ins w:id="443" w:author="~~~~~~~~~~~~ [2]" w:date="2017-12-21T14:10:19Z">
        <w:r>
          <w:rPr>
            <w:rFonts w:hint="eastAsia" w:ascii="宋体" w:hAnsi="宋体" w:cs="宋体"/>
          </w:rPr>
          <w:fldChar w:fldCharType="begin"/>
        </w:r>
      </w:ins>
      <w:ins w:id="444" w:author="~~~~~~~~~~~~ [2]" w:date="2017-12-21T14:10:19Z">
        <w:r>
          <w:rPr>
            <w:rFonts w:hint="eastAsia" w:ascii="宋体" w:hAnsi="宋体" w:cs="宋体"/>
          </w:rPr>
          <w:instrText xml:space="preserve"> HYPERLINK \l _Toc32149 </w:instrText>
        </w:r>
      </w:ins>
      <w:ins w:id="445" w:author="~~~~~~~~~~~~ [2]" w:date="2017-12-21T14:10:19Z">
        <w:r>
          <w:rPr>
            <w:rFonts w:hint="eastAsia" w:ascii="宋体" w:hAnsi="宋体" w:cs="宋体"/>
          </w:rPr>
          <w:fldChar w:fldCharType="separate"/>
        </w:r>
      </w:ins>
      <w:ins w:id="446" w:author="~~~~~~~~~~~~ [2]" w:date="2017-12-21T14:10:19Z">
        <w:r>
          <w:rPr>
            <w:rFonts w:hint="eastAsia" w:hAnsi="宋体" w:cs="宋体"/>
          </w:rPr>
          <w:t>2.5.1.2 首营管理</w:t>
        </w:r>
      </w:ins>
      <w:ins w:id="447" w:author="~~~~~~~~~~~~ [2]" w:date="2017-12-21T14:10:19Z">
        <w:r>
          <w:rPr/>
          <w:tab/>
        </w:r>
      </w:ins>
      <w:ins w:id="448" w:author="~~~~~~~~~~~~ [2]" w:date="2017-12-21T14:10:19Z">
        <w:r>
          <w:rPr/>
          <w:fldChar w:fldCharType="begin"/>
        </w:r>
      </w:ins>
      <w:ins w:id="449" w:author="~~~~~~~~~~~~ [2]" w:date="2017-12-21T14:10:19Z">
        <w:r>
          <w:rPr/>
          <w:instrText xml:space="preserve"> PAGEREF _Toc32149 </w:instrText>
        </w:r>
      </w:ins>
      <w:ins w:id="450" w:author="~~~~~~~~~~~~ [2]" w:date="2017-12-21T14:10:19Z">
        <w:r>
          <w:rPr/>
          <w:fldChar w:fldCharType="separate"/>
        </w:r>
      </w:ins>
      <w:ins w:id="451" w:author="~~~~~~~~~~~~ [2]" w:date="2017-12-21T14:10:20Z">
        <w:r>
          <w:rPr/>
          <w:t>22</w:t>
        </w:r>
      </w:ins>
      <w:ins w:id="452" w:author="~~~~~~~~~~~~ [2]" w:date="2017-12-21T14:10:19Z">
        <w:r>
          <w:rPr/>
          <w:fldChar w:fldCharType="end"/>
        </w:r>
      </w:ins>
      <w:ins w:id="453" w:author="~~~~~~~~~~~~ [2]" w:date="2017-12-21T14:10:19Z">
        <w:r>
          <w:rPr>
            <w:rFonts w:hint="eastAsia" w:ascii="宋体" w:hAnsi="宋体" w:cs="宋体"/>
          </w:rPr>
          <w:fldChar w:fldCharType="end"/>
        </w:r>
      </w:ins>
    </w:p>
    <w:p>
      <w:pPr>
        <w:pStyle w:val="29"/>
        <w:tabs>
          <w:tab w:val="right" w:leader="dot" w:pos="8306"/>
        </w:tabs>
        <w:rPr>
          <w:ins w:id="454" w:author="~~~~~~~~~~~~ [2]" w:date="2017-12-21T14:10:19Z"/>
        </w:rPr>
      </w:pPr>
      <w:ins w:id="455" w:author="~~~~~~~~~~~~ [2]" w:date="2017-12-21T14:10:19Z">
        <w:r>
          <w:rPr>
            <w:rFonts w:hint="eastAsia" w:ascii="宋体" w:hAnsi="宋体" w:cs="宋体"/>
          </w:rPr>
          <w:fldChar w:fldCharType="begin"/>
        </w:r>
      </w:ins>
      <w:ins w:id="456" w:author="~~~~~~~~~~~~ [2]" w:date="2017-12-21T14:10:19Z">
        <w:r>
          <w:rPr>
            <w:rFonts w:hint="eastAsia" w:ascii="宋体" w:hAnsi="宋体" w:cs="宋体"/>
          </w:rPr>
          <w:instrText xml:space="preserve"> HYPERLINK \l _Toc22623 </w:instrText>
        </w:r>
      </w:ins>
      <w:ins w:id="457" w:author="~~~~~~~~~~~~ [2]" w:date="2017-12-21T14:10:19Z">
        <w:r>
          <w:rPr>
            <w:rFonts w:hint="eastAsia" w:ascii="宋体" w:hAnsi="宋体" w:cs="宋体"/>
          </w:rPr>
          <w:fldChar w:fldCharType="separate"/>
        </w:r>
      </w:ins>
      <w:ins w:id="458" w:author="~~~~~~~~~~~~ [2]" w:date="2017-12-21T14:10:19Z">
        <w:r>
          <w:rPr>
            <w:rFonts w:hint="eastAsia" w:hAnsi="宋体" w:cs="宋体"/>
          </w:rPr>
          <w:t>2.5.1.3 首营资料</w:t>
        </w:r>
      </w:ins>
      <w:ins w:id="459" w:author="~~~~~~~~~~~~ [2]" w:date="2017-12-21T14:10:19Z">
        <w:r>
          <w:rPr/>
          <w:tab/>
        </w:r>
      </w:ins>
      <w:ins w:id="460" w:author="~~~~~~~~~~~~ [2]" w:date="2017-12-21T14:10:19Z">
        <w:r>
          <w:rPr/>
          <w:fldChar w:fldCharType="begin"/>
        </w:r>
      </w:ins>
      <w:ins w:id="461" w:author="~~~~~~~~~~~~ [2]" w:date="2017-12-21T14:10:19Z">
        <w:r>
          <w:rPr/>
          <w:instrText xml:space="preserve"> PAGEREF _Toc22623 </w:instrText>
        </w:r>
      </w:ins>
      <w:ins w:id="462" w:author="~~~~~~~~~~~~ [2]" w:date="2017-12-21T14:10:19Z">
        <w:r>
          <w:rPr/>
          <w:fldChar w:fldCharType="separate"/>
        </w:r>
      </w:ins>
      <w:ins w:id="463" w:author="~~~~~~~~~~~~ [2]" w:date="2017-12-21T14:10:20Z">
        <w:r>
          <w:rPr/>
          <w:t>23</w:t>
        </w:r>
      </w:ins>
      <w:ins w:id="464" w:author="~~~~~~~~~~~~ [2]" w:date="2017-12-21T14:10:19Z">
        <w:r>
          <w:rPr/>
          <w:fldChar w:fldCharType="end"/>
        </w:r>
      </w:ins>
      <w:ins w:id="465" w:author="~~~~~~~~~~~~ [2]" w:date="2017-12-21T14:10:19Z">
        <w:r>
          <w:rPr>
            <w:rFonts w:hint="eastAsia" w:ascii="宋体" w:hAnsi="宋体" w:cs="宋体"/>
          </w:rPr>
          <w:fldChar w:fldCharType="end"/>
        </w:r>
      </w:ins>
    </w:p>
    <w:p>
      <w:pPr>
        <w:pStyle w:val="21"/>
        <w:tabs>
          <w:tab w:val="right" w:leader="dot" w:pos="8306"/>
        </w:tabs>
        <w:rPr>
          <w:ins w:id="466" w:author="~~~~~~~~~~~~ [2]" w:date="2017-12-21T14:10:19Z"/>
        </w:rPr>
      </w:pPr>
      <w:ins w:id="467" w:author="~~~~~~~~~~~~ [2]" w:date="2017-12-21T14:10:19Z">
        <w:r>
          <w:rPr>
            <w:rFonts w:hint="eastAsia" w:ascii="宋体" w:hAnsi="宋体" w:cs="宋体"/>
          </w:rPr>
          <w:fldChar w:fldCharType="begin"/>
        </w:r>
      </w:ins>
      <w:ins w:id="468" w:author="~~~~~~~~~~~~ [2]" w:date="2017-12-21T14:10:19Z">
        <w:r>
          <w:rPr>
            <w:rFonts w:hint="eastAsia" w:ascii="宋体" w:hAnsi="宋体" w:cs="宋体"/>
          </w:rPr>
          <w:instrText xml:space="preserve"> HYPERLINK \l _Toc19422 </w:instrText>
        </w:r>
      </w:ins>
      <w:ins w:id="469" w:author="~~~~~~~~~~~~ [2]" w:date="2017-12-21T14:10:19Z">
        <w:r>
          <w:rPr>
            <w:rFonts w:hint="eastAsia" w:ascii="宋体" w:hAnsi="宋体" w:cs="宋体"/>
          </w:rPr>
          <w:fldChar w:fldCharType="separate"/>
        </w:r>
      </w:ins>
      <w:ins w:id="470" w:author="~~~~~~~~~~~~ [2]" w:date="2017-12-21T14:10:19Z">
        <w:r>
          <w:rPr>
            <w:rFonts w:hint="eastAsia" w:hAnsi="宋体" w:cs="宋体"/>
          </w:rPr>
          <w:t>2.5.2 合同管理</w:t>
        </w:r>
      </w:ins>
      <w:ins w:id="471" w:author="~~~~~~~~~~~~ [2]" w:date="2017-12-21T14:10:19Z">
        <w:r>
          <w:rPr/>
          <w:tab/>
        </w:r>
      </w:ins>
      <w:ins w:id="472" w:author="~~~~~~~~~~~~ [2]" w:date="2017-12-21T14:10:19Z">
        <w:r>
          <w:rPr/>
          <w:fldChar w:fldCharType="begin"/>
        </w:r>
      </w:ins>
      <w:ins w:id="473" w:author="~~~~~~~~~~~~ [2]" w:date="2017-12-21T14:10:19Z">
        <w:r>
          <w:rPr/>
          <w:instrText xml:space="preserve"> PAGEREF _Toc19422 </w:instrText>
        </w:r>
      </w:ins>
      <w:ins w:id="474" w:author="~~~~~~~~~~~~ [2]" w:date="2017-12-21T14:10:19Z">
        <w:r>
          <w:rPr/>
          <w:fldChar w:fldCharType="separate"/>
        </w:r>
      </w:ins>
      <w:ins w:id="475" w:author="~~~~~~~~~~~~ [2]" w:date="2017-12-21T14:10:20Z">
        <w:r>
          <w:rPr/>
          <w:t>24</w:t>
        </w:r>
      </w:ins>
      <w:ins w:id="476" w:author="~~~~~~~~~~~~ [2]" w:date="2017-12-21T14:10:19Z">
        <w:r>
          <w:rPr/>
          <w:fldChar w:fldCharType="end"/>
        </w:r>
      </w:ins>
      <w:ins w:id="477" w:author="~~~~~~~~~~~~ [2]" w:date="2017-12-21T14:10:19Z">
        <w:r>
          <w:rPr>
            <w:rFonts w:hint="eastAsia" w:ascii="宋体" w:hAnsi="宋体" w:cs="宋体"/>
          </w:rPr>
          <w:fldChar w:fldCharType="end"/>
        </w:r>
      </w:ins>
    </w:p>
    <w:p>
      <w:pPr>
        <w:pStyle w:val="21"/>
        <w:tabs>
          <w:tab w:val="right" w:leader="dot" w:pos="8306"/>
        </w:tabs>
        <w:rPr>
          <w:ins w:id="478" w:author="~~~~~~~~~~~~ [2]" w:date="2017-12-21T14:10:19Z"/>
        </w:rPr>
      </w:pPr>
      <w:ins w:id="479" w:author="~~~~~~~~~~~~ [2]" w:date="2017-12-21T14:10:19Z">
        <w:r>
          <w:rPr>
            <w:rFonts w:hint="eastAsia" w:ascii="宋体" w:hAnsi="宋体" w:cs="宋体"/>
          </w:rPr>
          <w:fldChar w:fldCharType="begin"/>
        </w:r>
      </w:ins>
      <w:ins w:id="480" w:author="~~~~~~~~~~~~ [2]" w:date="2017-12-21T14:10:19Z">
        <w:r>
          <w:rPr>
            <w:rFonts w:hint="eastAsia" w:ascii="宋体" w:hAnsi="宋体" w:cs="宋体"/>
          </w:rPr>
          <w:instrText xml:space="preserve"> HYPERLINK \l _Toc27324 </w:instrText>
        </w:r>
      </w:ins>
      <w:ins w:id="481" w:author="~~~~~~~~~~~~ [2]" w:date="2017-12-21T14:10:19Z">
        <w:r>
          <w:rPr>
            <w:rFonts w:hint="eastAsia" w:ascii="宋体" w:hAnsi="宋体" w:cs="宋体"/>
          </w:rPr>
          <w:fldChar w:fldCharType="separate"/>
        </w:r>
      </w:ins>
      <w:ins w:id="482" w:author="~~~~~~~~~~~~ [2]" w:date="2017-12-21T14:10:19Z">
        <w:r>
          <w:rPr>
            <w:rFonts w:hint="eastAsia" w:hAnsi="宋体" w:cs="宋体"/>
          </w:rPr>
          <w:t>2.5.3 订单</w:t>
        </w:r>
      </w:ins>
      <w:ins w:id="483" w:author="~~~~~~~~~~~~ [2]" w:date="2017-12-21T14:10:19Z">
        <w:r>
          <w:rPr/>
          <w:tab/>
        </w:r>
      </w:ins>
      <w:ins w:id="484" w:author="~~~~~~~~~~~~ [2]" w:date="2017-12-21T14:10:19Z">
        <w:r>
          <w:rPr/>
          <w:fldChar w:fldCharType="begin"/>
        </w:r>
      </w:ins>
      <w:ins w:id="485" w:author="~~~~~~~~~~~~ [2]" w:date="2017-12-21T14:10:19Z">
        <w:r>
          <w:rPr/>
          <w:instrText xml:space="preserve"> PAGEREF _Toc27324 </w:instrText>
        </w:r>
      </w:ins>
      <w:ins w:id="486" w:author="~~~~~~~~~~~~ [2]" w:date="2017-12-21T14:10:19Z">
        <w:r>
          <w:rPr/>
          <w:fldChar w:fldCharType="separate"/>
        </w:r>
      </w:ins>
      <w:ins w:id="487" w:author="~~~~~~~~~~~~ [2]" w:date="2017-12-21T14:10:20Z">
        <w:r>
          <w:rPr/>
          <w:t>24</w:t>
        </w:r>
      </w:ins>
      <w:ins w:id="488" w:author="~~~~~~~~~~~~ [2]" w:date="2017-12-21T14:10:19Z">
        <w:r>
          <w:rPr/>
          <w:fldChar w:fldCharType="end"/>
        </w:r>
      </w:ins>
      <w:ins w:id="489" w:author="~~~~~~~~~~~~ [2]" w:date="2017-12-21T14:10:19Z">
        <w:r>
          <w:rPr>
            <w:rFonts w:hint="eastAsia" w:ascii="宋体" w:hAnsi="宋体" w:cs="宋体"/>
          </w:rPr>
          <w:fldChar w:fldCharType="end"/>
        </w:r>
      </w:ins>
    </w:p>
    <w:p>
      <w:pPr>
        <w:pStyle w:val="21"/>
        <w:tabs>
          <w:tab w:val="right" w:leader="dot" w:pos="8306"/>
        </w:tabs>
        <w:rPr>
          <w:ins w:id="490" w:author="~~~~~~~~~~~~ [2]" w:date="2017-12-21T14:10:19Z"/>
        </w:rPr>
      </w:pPr>
      <w:ins w:id="491" w:author="~~~~~~~~~~~~ [2]" w:date="2017-12-21T14:10:19Z">
        <w:r>
          <w:rPr>
            <w:rFonts w:hint="eastAsia" w:ascii="宋体" w:hAnsi="宋体" w:cs="宋体"/>
          </w:rPr>
          <w:fldChar w:fldCharType="begin"/>
        </w:r>
      </w:ins>
      <w:ins w:id="492" w:author="~~~~~~~~~~~~ [2]" w:date="2017-12-21T14:10:19Z">
        <w:r>
          <w:rPr>
            <w:rFonts w:hint="eastAsia" w:ascii="宋体" w:hAnsi="宋体" w:cs="宋体"/>
          </w:rPr>
          <w:instrText xml:space="preserve"> HYPERLINK \l _Toc21313 </w:instrText>
        </w:r>
      </w:ins>
      <w:ins w:id="493" w:author="~~~~~~~~~~~~ [2]" w:date="2017-12-21T14:10:19Z">
        <w:r>
          <w:rPr>
            <w:rFonts w:hint="eastAsia" w:ascii="宋体" w:hAnsi="宋体" w:cs="宋体"/>
          </w:rPr>
          <w:fldChar w:fldCharType="separate"/>
        </w:r>
      </w:ins>
      <w:ins w:id="494" w:author="~~~~~~~~~~~~ [2]" w:date="2017-12-21T14:10:19Z">
        <w:r>
          <w:rPr>
            <w:rFonts w:hint="eastAsia" w:hAnsi="宋体" w:cs="宋体"/>
          </w:rPr>
          <w:t>2.5.4 库存管理</w:t>
        </w:r>
      </w:ins>
      <w:ins w:id="495" w:author="~~~~~~~~~~~~ [2]" w:date="2017-12-21T14:10:19Z">
        <w:r>
          <w:rPr/>
          <w:tab/>
        </w:r>
      </w:ins>
      <w:ins w:id="496" w:author="~~~~~~~~~~~~ [2]" w:date="2017-12-21T14:10:19Z">
        <w:r>
          <w:rPr/>
          <w:fldChar w:fldCharType="begin"/>
        </w:r>
      </w:ins>
      <w:ins w:id="497" w:author="~~~~~~~~~~~~ [2]" w:date="2017-12-21T14:10:19Z">
        <w:r>
          <w:rPr/>
          <w:instrText xml:space="preserve"> PAGEREF _Toc21313 </w:instrText>
        </w:r>
      </w:ins>
      <w:ins w:id="498" w:author="~~~~~~~~~~~~ [2]" w:date="2017-12-21T14:10:19Z">
        <w:r>
          <w:rPr/>
          <w:fldChar w:fldCharType="separate"/>
        </w:r>
      </w:ins>
      <w:ins w:id="499" w:author="~~~~~~~~~~~~ [2]" w:date="2017-12-21T14:10:20Z">
        <w:r>
          <w:rPr/>
          <w:t>26</w:t>
        </w:r>
      </w:ins>
      <w:ins w:id="500" w:author="~~~~~~~~~~~~ [2]" w:date="2017-12-21T14:10:19Z">
        <w:r>
          <w:rPr/>
          <w:fldChar w:fldCharType="end"/>
        </w:r>
      </w:ins>
      <w:ins w:id="501" w:author="~~~~~~~~~~~~ [2]" w:date="2017-12-21T14:10:19Z">
        <w:r>
          <w:rPr>
            <w:rFonts w:hint="eastAsia" w:ascii="宋体" w:hAnsi="宋体" w:cs="宋体"/>
          </w:rPr>
          <w:fldChar w:fldCharType="end"/>
        </w:r>
      </w:ins>
    </w:p>
    <w:p>
      <w:pPr>
        <w:pStyle w:val="29"/>
        <w:tabs>
          <w:tab w:val="right" w:leader="dot" w:pos="8306"/>
        </w:tabs>
        <w:rPr>
          <w:ins w:id="502" w:author="~~~~~~~~~~~~ [2]" w:date="2017-12-21T14:10:19Z"/>
        </w:rPr>
      </w:pPr>
      <w:ins w:id="503" w:author="~~~~~~~~~~~~ [2]" w:date="2017-12-21T14:10:19Z">
        <w:r>
          <w:rPr>
            <w:rFonts w:hint="eastAsia" w:ascii="宋体" w:hAnsi="宋体" w:cs="宋体"/>
          </w:rPr>
          <w:fldChar w:fldCharType="begin"/>
        </w:r>
      </w:ins>
      <w:ins w:id="504" w:author="~~~~~~~~~~~~ [2]" w:date="2017-12-21T14:10:19Z">
        <w:r>
          <w:rPr>
            <w:rFonts w:hint="eastAsia" w:ascii="宋体" w:hAnsi="宋体" w:cs="宋体"/>
          </w:rPr>
          <w:instrText xml:space="preserve"> HYPERLINK \l _Toc30403 </w:instrText>
        </w:r>
      </w:ins>
      <w:ins w:id="505" w:author="~~~~~~~~~~~~ [2]" w:date="2017-12-21T14:10:19Z">
        <w:r>
          <w:rPr>
            <w:rFonts w:hint="eastAsia" w:ascii="宋体" w:hAnsi="宋体" w:cs="宋体"/>
          </w:rPr>
          <w:fldChar w:fldCharType="separate"/>
        </w:r>
      </w:ins>
      <w:ins w:id="506" w:author="~~~~~~~~~~~~ [2]" w:date="2017-12-21T14:10:19Z">
        <w:r>
          <w:rPr>
            <w:rFonts w:hint="eastAsia" w:hAnsi="宋体" w:cs="宋体"/>
          </w:rPr>
          <w:t>2.5.4.1 入库单</w:t>
        </w:r>
      </w:ins>
      <w:ins w:id="507" w:author="~~~~~~~~~~~~ [2]" w:date="2017-12-21T14:10:19Z">
        <w:r>
          <w:rPr/>
          <w:tab/>
        </w:r>
      </w:ins>
      <w:ins w:id="508" w:author="~~~~~~~~~~~~ [2]" w:date="2017-12-21T14:10:19Z">
        <w:r>
          <w:rPr/>
          <w:fldChar w:fldCharType="begin"/>
        </w:r>
      </w:ins>
      <w:ins w:id="509" w:author="~~~~~~~~~~~~ [2]" w:date="2017-12-21T14:10:19Z">
        <w:r>
          <w:rPr/>
          <w:instrText xml:space="preserve"> PAGEREF _Toc30403 </w:instrText>
        </w:r>
      </w:ins>
      <w:ins w:id="510" w:author="~~~~~~~~~~~~ [2]" w:date="2017-12-21T14:10:19Z">
        <w:r>
          <w:rPr/>
          <w:fldChar w:fldCharType="separate"/>
        </w:r>
      </w:ins>
      <w:ins w:id="511" w:author="~~~~~~~~~~~~ [2]" w:date="2017-12-21T14:10:20Z">
        <w:r>
          <w:rPr/>
          <w:t>26</w:t>
        </w:r>
      </w:ins>
      <w:ins w:id="512" w:author="~~~~~~~~~~~~ [2]" w:date="2017-12-21T14:10:19Z">
        <w:r>
          <w:rPr/>
          <w:fldChar w:fldCharType="end"/>
        </w:r>
      </w:ins>
      <w:ins w:id="513" w:author="~~~~~~~~~~~~ [2]" w:date="2017-12-21T14:10:19Z">
        <w:r>
          <w:rPr>
            <w:rFonts w:hint="eastAsia" w:ascii="宋体" w:hAnsi="宋体" w:cs="宋体"/>
          </w:rPr>
          <w:fldChar w:fldCharType="end"/>
        </w:r>
      </w:ins>
    </w:p>
    <w:p>
      <w:pPr>
        <w:pStyle w:val="29"/>
        <w:tabs>
          <w:tab w:val="right" w:leader="dot" w:pos="8306"/>
        </w:tabs>
        <w:rPr>
          <w:ins w:id="514" w:author="~~~~~~~~~~~~ [2]" w:date="2017-12-21T14:10:19Z"/>
        </w:rPr>
      </w:pPr>
      <w:ins w:id="515" w:author="~~~~~~~~~~~~ [2]" w:date="2017-12-21T14:10:19Z">
        <w:r>
          <w:rPr>
            <w:rFonts w:hint="eastAsia" w:ascii="宋体" w:hAnsi="宋体" w:cs="宋体"/>
          </w:rPr>
          <w:fldChar w:fldCharType="begin"/>
        </w:r>
      </w:ins>
      <w:ins w:id="516" w:author="~~~~~~~~~~~~ [2]" w:date="2017-12-21T14:10:19Z">
        <w:r>
          <w:rPr>
            <w:rFonts w:hint="eastAsia" w:ascii="宋体" w:hAnsi="宋体" w:cs="宋体"/>
          </w:rPr>
          <w:instrText xml:space="preserve"> HYPERLINK \l _Toc12224 </w:instrText>
        </w:r>
      </w:ins>
      <w:ins w:id="517" w:author="~~~~~~~~~~~~ [2]" w:date="2017-12-21T14:10:19Z">
        <w:r>
          <w:rPr>
            <w:rFonts w:hint="eastAsia" w:ascii="宋体" w:hAnsi="宋体" w:cs="宋体"/>
          </w:rPr>
          <w:fldChar w:fldCharType="separate"/>
        </w:r>
      </w:ins>
      <w:ins w:id="518" w:author="~~~~~~~~~~~~ [2]" w:date="2017-12-21T14:10:19Z">
        <w:r>
          <w:rPr>
            <w:rFonts w:hint="eastAsia" w:hAnsi="宋体" w:cs="宋体"/>
          </w:rPr>
          <w:t>2.5.4.2 销售出库单</w:t>
        </w:r>
      </w:ins>
      <w:ins w:id="519" w:author="~~~~~~~~~~~~ [2]" w:date="2017-12-21T14:10:19Z">
        <w:r>
          <w:rPr/>
          <w:tab/>
        </w:r>
      </w:ins>
      <w:ins w:id="520" w:author="~~~~~~~~~~~~ [2]" w:date="2017-12-21T14:10:19Z">
        <w:r>
          <w:rPr/>
          <w:fldChar w:fldCharType="begin"/>
        </w:r>
      </w:ins>
      <w:ins w:id="521" w:author="~~~~~~~~~~~~ [2]" w:date="2017-12-21T14:10:19Z">
        <w:r>
          <w:rPr/>
          <w:instrText xml:space="preserve"> PAGEREF _Toc12224 </w:instrText>
        </w:r>
      </w:ins>
      <w:ins w:id="522" w:author="~~~~~~~~~~~~ [2]" w:date="2017-12-21T14:10:19Z">
        <w:r>
          <w:rPr/>
          <w:fldChar w:fldCharType="separate"/>
        </w:r>
      </w:ins>
      <w:ins w:id="523" w:author="~~~~~~~~~~~~ [2]" w:date="2017-12-21T14:10:20Z">
        <w:r>
          <w:rPr/>
          <w:t>27</w:t>
        </w:r>
      </w:ins>
      <w:ins w:id="524" w:author="~~~~~~~~~~~~ [2]" w:date="2017-12-21T14:10:19Z">
        <w:r>
          <w:rPr/>
          <w:fldChar w:fldCharType="end"/>
        </w:r>
      </w:ins>
      <w:ins w:id="525" w:author="~~~~~~~~~~~~ [2]" w:date="2017-12-21T14:10:19Z">
        <w:r>
          <w:rPr>
            <w:rFonts w:hint="eastAsia" w:ascii="宋体" w:hAnsi="宋体" w:cs="宋体"/>
          </w:rPr>
          <w:fldChar w:fldCharType="end"/>
        </w:r>
      </w:ins>
    </w:p>
    <w:p>
      <w:pPr>
        <w:pStyle w:val="29"/>
        <w:tabs>
          <w:tab w:val="right" w:leader="dot" w:pos="8306"/>
        </w:tabs>
        <w:rPr>
          <w:ins w:id="526" w:author="~~~~~~~~~~~~ [2]" w:date="2017-12-21T14:10:19Z"/>
        </w:rPr>
      </w:pPr>
      <w:ins w:id="527" w:author="~~~~~~~~~~~~ [2]" w:date="2017-12-21T14:10:19Z">
        <w:r>
          <w:rPr>
            <w:rFonts w:hint="eastAsia" w:ascii="宋体" w:hAnsi="宋体" w:cs="宋体"/>
          </w:rPr>
          <w:fldChar w:fldCharType="begin"/>
        </w:r>
      </w:ins>
      <w:ins w:id="528" w:author="~~~~~~~~~~~~ [2]" w:date="2017-12-21T14:10:19Z">
        <w:r>
          <w:rPr>
            <w:rFonts w:hint="eastAsia" w:ascii="宋体" w:hAnsi="宋体" w:cs="宋体"/>
          </w:rPr>
          <w:instrText xml:space="preserve"> HYPERLINK \l _Toc10800 </w:instrText>
        </w:r>
      </w:ins>
      <w:ins w:id="529" w:author="~~~~~~~~~~~~ [2]" w:date="2017-12-21T14:10:19Z">
        <w:r>
          <w:rPr>
            <w:rFonts w:hint="eastAsia" w:ascii="宋体" w:hAnsi="宋体" w:cs="宋体"/>
          </w:rPr>
          <w:fldChar w:fldCharType="separate"/>
        </w:r>
      </w:ins>
      <w:ins w:id="530" w:author="~~~~~~~~~~~~ [2]" w:date="2017-12-21T14:10:19Z">
        <w:r>
          <w:rPr>
            <w:rFonts w:hint="eastAsia" w:hAnsi="宋体" w:cs="宋体"/>
          </w:rPr>
          <w:t>2.5.4.3 商品库存</w:t>
        </w:r>
      </w:ins>
      <w:ins w:id="531" w:author="~~~~~~~~~~~~ [2]" w:date="2017-12-21T14:10:19Z">
        <w:r>
          <w:rPr/>
          <w:tab/>
        </w:r>
      </w:ins>
      <w:ins w:id="532" w:author="~~~~~~~~~~~~ [2]" w:date="2017-12-21T14:10:19Z">
        <w:r>
          <w:rPr/>
          <w:fldChar w:fldCharType="begin"/>
        </w:r>
      </w:ins>
      <w:ins w:id="533" w:author="~~~~~~~~~~~~ [2]" w:date="2017-12-21T14:10:19Z">
        <w:r>
          <w:rPr/>
          <w:instrText xml:space="preserve"> PAGEREF _Toc10800 </w:instrText>
        </w:r>
      </w:ins>
      <w:ins w:id="534" w:author="~~~~~~~~~~~~ [2]" w:date="2017-12-21T14:10:19Z">
        <w:r>
          <w:rPr/>
          <w:fldChar w:fldCharType="separate"/>
        </w:r>
      </w:ins>
      <w:ins w:id="535" w:author="~~~~~~~~~~~~ [2]" w:date="2017-12-21T14:10:20Z">
        <w:r>
          <w:rPr/>
          <w:t>28</w:t>
        </w:r>
      </w:ins>
      <w:ins w:id="536" w:author="~~~~~~~~~~~~ [2]" w:date="2017-12-21T14:10:19Z">
        <w:r>
          <w:rPr/>
          <w:fldChar w:fldCharType="end"/>
        </w:r>
      </w:ins>
      <w:ins w:id="537" w:author="~~~~~~~~~~~~ [2]" w:date="2017-12-21T14:10:19Z">
        <w:r>
          <w:rPr>
            <w:rFonts w:hint="eastAsia" w:ascii="宋体" w:hAnsi="宋体" w:cs="宋体"/>
          </w:rPr>
          <w:fldChar w:fldCharType="end"/>
        </w:r>
      </w:ins>
    </w:p>
    <w:p>
      <w:pPr>
        <w:pStyle w:val="21"/>
        <w:tabs>
          <w:tab w:val="right" w:leader="dot" w:pos="8306"/>
        </w:tabs>
        <w:rPr>
          <w:ins w:id="538" w:author="~~~~~~~~~~~~ [2]" w:date="2017-12-21T14:10:19Z"/>
        </w:rPr>
      </w:pPr>
      <w:ins w:id="539" w:author="~~~~~~~~~~~~ [2]" w:date="2017-12-21T14:10:19Z">
        <w:r>
          <w:rPr>
            <w:rFonts w:hint="eastAsia" w:ascii="宋体" w:hAnsi="宋体" w:cs="宋体"/>
          </w:rPr>
          <w:fldChar w:fldCharType="begin"/>
        </w:r>
      </w:ins>
      <w:ins w:id="540" w:author="~~~~~~~~~~~~ [2]" w:date="2017-12-21T14:10:19Z">
        <w:r>
          <w:rPr>
            <w:rFonts w:hint="eastAsia" w:ascii="宋体" w:hAnsi="宋体" w:cs="宋体"/>
          </w:rPr>
          <w:instrText xml:space="preserve"> HYPERLINK \l _Toc23260 </w:instrText>
        </w:r>
      </w:ins>
      <w:ins w:id="541" w:author="~~~~~~~~~~~~ [2]" w:date="2017-12-21T14:10:19Z">
        <w:r>
          <w:rPr>
            <w:rFonts w:hint="eastAsia" w:ascii="宋体" w:hAnsi="宋体" w:cs="宋体"/>
          </w:rPr>
          <w:fldChar w:fldCharType="separate"/>
        </w:r>
      </w:ins>
      <w:ins w:id="542" w:author="~~~~~~~~~~~~ [2]" w:date="2017-12-21T14:10:19Z">
        <w:r>
          <w:rPr>
            <w:rFonts w:hint="eastAsia" w:hAnsi="宋体" w:cs="宋体"/>
          </w:rPr>
          <w:t>2.5.5 收款单</w:t>
        </w:r>
      </w:ins>
      <w:ins w:id="543" w:author="~~~~~~~~~~~~ [2]" w:date="2017-12-21T14:10:19Z">
        <w:r>
          <w:rPr/>
          <w:tab/>
        </w:r>
      </w:ins>
      <w:ins w:id="544" w:author="~~~~~~~~~~~~ [2]" w:date="2017-12-21T14:10:19Z">
        <w:r>
          <w:rPr/>
          <w:fldChar w:fldCharType="begin"/>
        </w:r>
      </w:ins>
      <w:ins w:id="545" w:author="~~~~~~~~~~~~ [2]" w:date="2017-12-21T14:10:19Z">
        <w:r>
          <w:rPr/>
          <w:instrText xml:space="preserve"> PAGEREF _Toc23260 </w:instrText>
        </w:r>
      </w:ins>
      <w:ins w:id="546" w:author="~~~~~~~~~~~~ [2]" w:date="2017-12-21T14:10:19Z">
        <w:r>
          <w:rPr/>
          <w:fldChar w:fldCharType="separate"/>
        </w:r>
      </w:ins>
      <w:ins w:id="547" w:author="~~~~~~~~~~~~ [2]" w:date="2017-12-21T14:10:20Z">
        <w:r>
          <w:rPr/>
          <w:t>28</w:t>
        </w:r>
      </w:ins>
      <w:ins w:id="548" w:author="~~~~~~~~~~~~ [2]" w:date="2017-12-21T14:10:19Z">
        <w:r>
          <w:rPr/>
          <w:fldChar w:fldCharType="end"/>
        </w:r>
      </w:ins>
      <w:ins w:id="549" w:author="~~~~~~~~~~~~ [2]" w:date="2017-12-21T14:10:19Z">
        <w:r>
          <w:rPr>
            <w:rFonts w:hint="eastAsia" w:ascii="宋体" w:hAnsi="宋体" w:cs="宋体"/>
          </w:rPr>
          <w:fldChar w:fldCharType="end"/>
        </w:r>
      </w:ins>
    </w:p>
    <w:p>
      <w:pPr>
        <w:pStyle w:val="21"/>
        <w:tabs>
          <w:tab w:val="right" w:leader="dot" w:pos="8306"/>
        </w:tabs>
        <w:rPr>
          <w:ins w:id="550" w:author="~~~~~~~~~~~~ [2]" w:date="2017-12-21T14:10:19Z"/>
        </w:rPr>
      </w:pPr>
      <w:ins w:id="551" w:author="~~~~~~~~~~~~ [2]" w:date="2017-12-21T14:10:19Z">
        <w:r>
          <w:rPr>
            <w:rFonts w:hint="eastAsia" w:ascii="宋体" w:hAnsi="宋体" w:cs="宋体"/>
          </w:rPr>
          <w:fldChar w:fldCharType="begin"/>
        </w:r>
      </w:ins>
      <w:ins w:id="552" w:author="~~~~~~~~~~~~ [2]" w:date="2017-12-21T14:10:19Z">
        <w:r>
          <w:rPr>
            <w:rFonts w:hint="eastAsia" w:ascii="宋体" w:hAnsi="宋体" w:cs="宋体"/>
          </w:rPr>
          <w:instrText xml:space="preserve"> HYPERLINK \l _Toc30800 </w:instrText>
        </w:r>
      </w:ins>
      <w:ins w:id="553" w:author="~~~~~~~~~~~~ [2]" w:date="2017-12-21T14:10:19Z">
        <w:r>
          <w:rPr>
            <w:rFonts w:hint="eastAsia" w:ascii="宋体" w:hAnsi="宋体" w:cs="宋体"/>
          </w:rPr>
          <w:fldChar w:fldCharType="separate"/>
        </w:r>
      </w:ins>
      <w:ins w:id="554" w:author="~~~~~~~~~~~~ [2]" w:date="2017-12-21T14:10:19Z">
        <w:r>
          <w:rPr>
            <w:rFonts w:hint="eastAsia" w:hAnsi="宋体" w:cs="宋体"/>
          </w:rPr>
          <w:t>2.5.6 报表</w:t>
        </w:r>
      </w:ins>
      <w:ins w:id="555" w:author="~~~~~~~~~~~~ [2]" w:date="2017-12-21T14:10:19Z">
        <w:r>
          <w:rPr/>
          <w:tab/>
        </w:r>
      </w:ins>
      <w:ins w:id="556" w:author="~~~~~~~~~~~~ [2]" w:date="2017-12-21T14:10:19Z">
        <w:r>
          <w:rPr/>
          <w:fldChar w:fldCharType="begin"/>
        </w:r>
      </w:ins>
      <w:ins w:id="557" w:author="~~~~~~~~~~~~ [2]" w:date="2017-12-21T14:10:19Z">
        <w:r>
          <w:rPr/>
          <w:instrText xml:space="preserve"> PAGEREF _Toc30800 </w:instrText>
        </w:r>
      </w:ins>
      <w:ins w:id="558" w:author="~~~~~~~~~~~~ [2]" w:date="2017-12-21T14:10:19Z">
        <w:r>
          <w:rPr/>
          <w:fldChar w:fldCharType="separate"/>
        </w:r>
      </w:ins>
      <w:ins w:id="559" w:author="~~~~~~~~~~~~ [2]" w:date="2017-12-21T14:10:20Z">
        <w:r>
          <w:rPr/>
          <w:t>28</w:t>
        </w:r>
      </w:ins>
      <w:ins w:id="560" w:author="~~~~~~~~~~~~ [2]" w:date="2017-12-21T14:10:19Z">
        <w:r>
          <w:rPr/>
          <w:fldChar w:fldCharType="end"/>
        </w:r>
      </w:ins>
      <w:ins w:id="561" w:author="~~~~~~~~~~~~ [2]" w:date="2017-12-21T14:10:19Z">
        <w:r>
          <w:rPr>
            <w:rFonts w:hint="eastAsia" w:ascii="宋体" w:hAnsi="宋体" w:cs="宋体"/>
          </w:rPr>
          <w:fldChar w:fldCharType="end"/>
        </w:r>
      </w:ins>
    </w:p>
    <w:p>
      <w:pPr>
        <w:pStyle w:val="21"/>
        <w:tabs>
          <w:tab w:val="right" w:leader="dot" w:pos="8306"/>
        </w:tabs>
        <w:rPr>
          <w:ins w:id="562" w:author="~~~~~~~~~~~~ [2]" w:date="2017-12-21T14:10:19Z"/>
        </w:rPr>
      </w:pPr>
      <w:ins w:id="563" w:author="~~~~~~~~~~~~ [2]" w:date="2017-12-21T14:10:19Z">
        <w:r>
          <w:rPr>
            <w:rFonts w:hint="eastAsia" w:ascii="宋体" w:hAnsi="宋体" w:cs="宋体"/>
          </w:rPr>
          <w:fldChar w:fldCharType="begin"/>
        </w:r>
      </w:ins>
      <w:ins w:id="564" w:author="~~~~~~~~~~~~ [2]" w:date="2017-12-21T14:10:19Z">
        <w:r>
          <w:rPr>
            <w:rFonts w:hint="eastAsia" w:ascii="宋体" w:hAnsi="宋体" w:cs="宋体"/>
          </w:rPr>
          <w:instrText xml:space="preserve"> HYPERLINK \l _Toc9019 </w:instrText>
        </w:r>
      </w:ins>
      <w:ins w:id="565" w:author="~~~~~~~~~~~~ [2]" w:date="2017-12-21T14:10:19Z">
        <w:r>
          <w:rPr>
            <w:rFonts w:hint="eastAsia" w:ascii="宋体" w:hAnsi="宋体" w:cs="宋体"/>
          </w:rPr>
          <w:fldChar w:fldCharType="separate"/>
        </w:r>
      </w:ins>
      <w:ins w:id="566" w:author="~~~~~~~~~~~~ [2]" w:date="2017-12-21T14:10:19Z">
        <w:r>
          <w:rPr>
            <w:rFonts w:hint="eastAsia" w:hAnsi="宋体" w:cs="宋体"/>
          </w:rPr>
          <w:t>2.5.7 基础资料</w:t>
        </w:r>
      </w:ins>
      <w:ins w:id="567" w:author="~~~~~~~~~~~~ [2]" w:date="2017-12-21T14:10:19Z">
        <w:r>
          <w:rPr/>
          <w:tab/>
        </w:r>
      </w:ins>
      <w:ins w:id="568" w:author="~~~~~~~~~~~~ [2]" w:date="2017-12-21T14:10:19Z">
        <w:r>
          <w:rPr/>
          <w:fldChar w:fldCharType="begin"/>
        </w:r>
      </w:ins>
      <w:ins w:id="569" w:author="~~~~~~~~~~~~ [2]" w:date="2017-12-21T14:10:19Z">
        <w:r>
          <w:rPr/>
          <w:instrText xml:space="preserve"> PAGEREF _Toc9019 </w:instrText>
        </w:r>
      </w:ins>
      <w:ins w:id="570" w:author="~~~~~~~~~~~~ [2]" w:date="2017-12-21T14:10:19Z">
        <w:r>
          <w:rPr/>
          <w:fldChar w:fldCharType="separate"/>
        </w:r>
      </w:ins>
      <w:ins w:id="571" w:author="~~~~~~~~~~~~ [2]" w:date="2017-12-21T14:10:20Z">
        <w:r>
          <w:rPr/>
          <w:t>29</w:t>
        </w:r>
      </w:ins>
      <w:ins w:id="572" w:author="~~~~~~~~~~~~ [2]" w:date="2017-12-21T14:10:19Z">
        <w:r>
          <w:rPr/>
          <w:fldChar w:fldCharType="end"/>
        </w:r>
      </w:ins>
      <w:ins w:id="573" w:author="~~~~~~~~~~~~ [2]" w:date="2017-12-21T14:10:19Z">
        <w:r>
          <w:rPr>
            <w:rFonts w:hint="eastAsia" w:ascii="宋体" w:hAnsi="宋体" w:cs="宋体"/>
          </w:rPr>
          <w:fldChar w:fldCharType="end"/>
        </w:r>
      </w:ins>
    </w:p>
    <w:p>
      <w:pPr>
        <w:pStyle w:val="21"/>
        <w:tabs>
          <w:tab w:val="right" w:leader="dot" w:pos="8306"/>
        </w:tabs>
        <w:rPr>
          <w:ins w:id="574" w:author="~~~~~~~~~~~~ [2]" w:date="2017-12-21T14:10:19Z"/>
        </w:rPr>
      </w:pPr>
      <w:ins w:id="575" w:author="~~~~~~~~~~~~ [2]" w:date="2017-12-21T14:10:19Z">
        <w:r>
          <w:rPr>
            <w:rFonts w:hint="eastAsia" w:ascii="宋体" w:hAnsi="宋体" w:cs="宋体"/>
          </w:rPr>
          <w:fldChar w:fldCharType="begin"/>
        </w:r>
      </w:ins>
      <w:ins w:id="576" w:author="~~~~~~~~~~~~ [2]" w:date="2017-12-21T14:10:19Z">
        <w:r>
          <w:rPr>
            <w:rFonts w:hint="eastAsia" w:ascii="宋体" w:hAnsi="宋体" w:cs="宋体"/>
          </w:rPr>
          <w:instrText xml:space="preserve"> HYPERLINK \l _Toc9113 </w:instrText>
        </w:r>
      </w:ins>
      <w:ins w:id="577" w:author="~~~~~~~~~~~~ [2]" w:date="2017-12-21T14:10:19Z">
        <w:r>
          <w:rPr>
            <w:rFonts w:hint="eastAsia" w:ascii="宋体" w:hAnsi="宋体" w:cs="宋体"/>
          </w:rPr>
          <w:fldChar w:fldCharType="separate"/>
        </w:r>
      </w:ins>
      <w:ins w:id="578" w:author="~~~~~~~~~~~~ [2]" w:date="2017-12-21T14:10:19Z">
        <w:r>
          <w:rPr>
            <w:rFonts w:hint="eastAsia" w:hAnsi="宋体" w:cs="宋体"/>
          </w:rPr>
          <w:t>2.5.8 人员管理</w:t>
        </w:r>
      </w:ins>
      <w:ins w:id="579" w:author="~~~~~~~~~~~~ [2]" w:date="2017-12-21T14:10:19Z">
        <w:r>
          <w:rPr/>
          <w:tab/>
        </w:r>
      </w:ins>
      <w:ins w:id="580" w:author="~~~~~~~~~~~~ [2]" w:date="2017-12-21T14:10:19Z">
        <w:r>
          <w:rPr/>
          <w:fldChar w:fldCharType="begin"/>
        </w:r>
      </w:ins>
      <w:ins w:id="581" w:author="~~~~~~~~~~~~ [2]" w:date="2017-12-21T14:10:19Z">
        <w:r>
          <w:rPr/>
          <w:instrText xml:space="preserve"> PAGEREF _Toc9113 </w:instrText>
        </w:r>
      </w:ins>
      <w:ins w:id="582" w:author="~~~~~~~~~~~~ [2]" w:date="2017-12-21T14:10:19Z">
        <w:r>
          <w:rPr/>
          <w:fldChar w:fldCharType="separate"/>
        </w:r>
      </w:ins>
      <w:ins w:id="583" w:author="~~~~~~~~~~~~ [2]" w:date="2017-12-21T14:10:20Z">
        <w:r>
          <w:rPr/>
          <w:t>30</w:t>
        </w:r>
      </w:ins>
      <w:ins w:id="584" w:author="~~~~~~~~~~~~ [2]" w:date="2017-12-21T14:10:19Z">
        <w:r>
          <w:rPr/>
          <w:fldChar w:fldCharType="end"/>
        </w:r>
      </w:ins>
      <w:ins w:id="585" w:author="~~~~~~~~~~~~ [2]" w:date="2017-12-21T14:10:19Z">
        <w:r>
          <w:rPr>
            <w:rFonts w:hint="eastAsia" w:ascii="宋体" w:hAnsi="宋体" w:cs="宋体"/>
          </w:rPr>
          <w:fldChar w:fldCharType="end"/>
        </w:r>
      </w:ins>
    </w:p>
    <w:p>
      <w:pPr>
        <w:pStyle w:val="31"/>
        <w:tabs>
          <w:tab w:val="right" w:leader="dot" w:pos="8306"/>
        </w:tabs>
        <w:rPr>
          <w:ins w:id="586" w:author="~~~~~~~~~~~~ [2]" w:date="2017-12-21T14:10:19Z"/>
        </w:rPr>
      </w:pPr>
      <w:ins w:id="587" w:author="~~~~~~~~~~~~ [2]" w:date="2017-12-21T14:10:19Z">
        <w:r>
          <w:rPr>
            <w:rFonts w:hint="eastAsia" w:ascii="宋体" w:hAnsi="宋体" w:cs="宋体"/>
          </w:rPr>
          <w:fldChar w:fldCharType="begin"/>
        </w:r>
      </w:ins>
      <w:ins w:id="588" w:author="~~~~~~~~~~~~ [2]" w:date="2017-12-21T14:10:19Z">
        <w:r>
          <w:rPr>
            <w:rFonts w:hint="eastAsia" w:ascii="宋体" w:hAnsi="宋体" w:cs="宋体"/>
          </w:rPr>
          <w:instrText xml:space="preserve"> HYPERLINK \l _Toc15957 </w:instrText>
        </w:r>
      </w:ins>
      <w:ins w:id="589" w:author="~~~~~~~~~~~~ [2]" w:date="2017-12-21T14:10:19Z">
        <w:r>
          <w:rPr>
            <w:rFonts w:hint="eastAsia" w:ascii="宋体" w:hAnsi="宋体" w:cs="宋体"/>
          </w:rPr>
          <w:fldChar w:fldCharType="separate"/>
        </w:r>
      </w:ins>
      <w:ins w:id="590" w:author="~~~~~~~~~~~~ [2]" w:date="2017-12-21T14:10:19Z">
        <w:r>
          <w:rPr>
            <w:rFonts w:ascii="Times New Roman" w:hAnsi="Times New Roman" w:cs="Times New Roman"/>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2.6 </w:t>
        </w:r>
      </w:ins>
      <w:ins w:id="591" w:author="~~~~~~~~~~~~ [2]" w:date="2017-12-21T14:10:19Z">
        <w:r>
          <w:rPr>
            <w:rFonts w:hint="eastAsia"/>
            <w:lang w:val="en-US" w:eastAsia="zh-CN"/>
          </w:rPr>
          <w:t>APP功能</w:t>
        </w:r>
      </w:ins>
      <w:ins w:id="592" w:author="~~~~~~~~~~~~ [2]" w:date="2017-12-21T14:10:19Z">
        <w:r>
          <w:rPr/>
          <w:tab/>
        </w:r>
      </w:ins>
      <w:ins w:id="593" w:author="~~~~~~~~~~~~ [2]" w:date="2017-12-21T14:10:19Z">
        <w:r>
          <w:rPr/>
          <w:fldChar w:fldCharType="begin"/>
        </w:r>
      </w:ins>
      <w:ins w:id="594" w:author="~~~~~~~~~~~~ [2]" w:date="2017-12-21T14:10:19Z">
        <w:r>
          <w:rPr/>
          <w:instrText xml:space="preserve"> PAGEREF _Toc15957 </w:instrText>
        </w:r>
      </w:ins>
      <w:ins w:id="595" w:author="~~~~~~~~~~~~ [2]" w:date="2017-12-21T14:10:19Z">
        <w:r>
          <w:rPr/>
          <w:fldChar w:fldCharType="separate"/>
        </w:r>
      </w:ins>
      <w:ins w:id="596" w:author="~~~~~~~~~~~~ [2]" w:date="2017-12-21T14:10:20Z">
        <w:r>
          <w:rPr/>
          <w:t>31</w:t>
        </w:r>
      </w:ins>
      <w:ins w:id="597" w:author="~~~~~~~~~~~~ [2]" w:date="2017-12-21T14:10:19Z">
        <w:r>
          <w:rPr/>
          <w:fldChar w:fldCharType="end"/>
        </w:r>
      </w:ins>
      <w:ins w:id="598" w:author="~~~~~~~~~~~~ [2]" w:date="2017-12-21T14:10:19Z">
        <w:r>
          <w:rPr>
            <w:rFonts w:hint="eastAsia" w:ascii="宋体" w:hAnsi="宋体" w:cs="宋体"/>
          </w:rPr>
          <w:fldChar w:fldCharType="end"/>
        </w:r>
      </w:ins>
    </w:p>
    <w:p>
      <w:pPr>
        <w:pStyle w:val="21"/>
        <w:tabs>
          <w:tab w:val="right" w:leader="dot" w:pos="8306"/>
        </w:tabs>
        <w:rPr>
          <w:ins w:id="599" w:author="~~~~~~~~~~~~ [2]" w:date="2017-12-21T14:10:19Z"/>
        </w:rPr>
      </w:pPr>
      <w:ins w:id="600" w:author="~~~~~~~~~~~~ [2]" w:date="2017-12-21T14:10:19Z">
        <w:r>
          <w:rPr>
            <w:rFonts w:hint="eastAsia" w:ascii="宋体" w:hAnsi="宋体" w:cs="宋体"/>
          </w:rPr>
          <w:fldChar w:fldCharType="begin"/>
        </w:r>
      </w:ins>
      <w:ins w:id="601" w:author="~~~~~~~~~~~~ [2]" w:date="2017-12-21T14:10:19Z">
        <w:r>
          <w:rPr>
            <w:rFonts w:hint="eastAsia" w:ascii="宋体" w:hAnsi="宋体" w:cs="宋体"/>
          </w:rPr>
          <w:instrText xml:space="preserve"> HYPERLINK \l _Toc32015 </w:instrText>
        </w:r>
      </w:ins>
      <w:ins w:id="602" w:author="~~~~~~~~~~~~ [2]" w:date="2017-12-21T14:10:19Z">
        <w:r>
          <w:rPr>
            <w:rFonts w:hint="eastAsia" w:ascii="宋体" w:hAnsi="宋体" w:cs="宋体"/>
          </w:rPr>
          <w:fldChar w:fldCharType="separate"/>
        </w:r>
      </w:ins>
      <w:ins w:id="603" w:author="~~~~~~~~~~~~ [2]" w:date="2017-12-21T14:10:19Z">
        <w:r>
          <w:rPr>
            <w:rFonts w:hint="eastAsia"/>
            <w:lang w:val="en-US" w:eastAsia="zh-CN"/>
          </w:rPr>
          <w:t>2.6.1 登录</w:t>
        </w:r>
      </w:ins>
      <w:ins w:id="604" w:author="~~~~~~~~~~~~ [2]" w:date="2017-12-21T14:10:19Z">
        <w:r>
          <w:rPr/>
          <w:tab/>
        </w:r>
      </w:ins>
      <w:ins w:id="605" w:author="~~~~~~~~~~~~ [2]" w:date="2017-12-21T14:10:19Z">
        <w:r>
          <w:rPr/>
          <w:fldChar w:fldCharType="begin"/>
        </w:r>
      </w:ins>
      <w:ins w:id="606" w:author="~~~~~~~~~~~~ [2]" w:date="2017-12-21T14:10:19Z">
        <w:r>
          <w:rPr/>
          <w:instrText xml:space="preserve"> PAGEREF _Toc32015 </w:instrText>
        </w:r>
      </w:ins>
      <w:ins w:id="607" w:author="~~~~~~~~~~~~ [2]" w:date="2017-12-21T14:10:19Z">
        <w:r>
          <w:rPr/>
          <w:fldChar w:fldCharType="separate"/>
        </w:r>
      </w:ins>
      <w:ins w:id="608" w:author="~~~~~~~~~~~~ [2]" w:date="2017-12-21T14:10:20Z">
        <w:r>
          <w:rPr/>
          <w:t>31</w:t>
        </w:r>
      </w:ins>
      <w:ins w:id="609" w:author="~~~~~~~~~~~~ [2]" w:date="2017-12-21T14:10:19Z">
        <w:r>
          <w:rPr/>
          <w:fldChar w:fldCharType="end"/>
        </w:r>
      </w:ins>
      <w:ins w:id="610" w:author="~~~~~~~~~~~~ [2]" w:date="2017-12-21T14:10:19Z">
        <w:r>
          <w:rPr>
            <w:rFonts w:hint="eastAsia" w:ascii="宋体" w:hAnsi="宋体" w:cs="宋体"/>
          </w:rPr>
          <w:fldChar w:fldCharType="end"/>
        </w:r>
      </w:ins>
    </w:p>
    <w:p>
      <w:pPr>
        <w:pStyle w:val="21"/>
        <w:tabs>
          <w:tab w:val="right" w:leader="dot" w:pos="8306"/>
        </w:tabs>
        <w:rPr>
          <w:ins w:id="611" w:author="~~~~~~~~~~~~ [2]" w:date="2017-12-21T14:10:19Z"/>
        </w:rPr>
      </w:pPr>
      <w:ins w:id="612" w:author="~~~~~~~~~~~~ [2]" w:date="2017-12-21T14:10:19Z">
        <w:r>
          <w:rPr>
            <w:rFonts w:hint="eastAsia" w:ascii="宋体" w:hAnsi="宋体" w:cs="宋体"/>
          </w:rPr>
          <w:fldChar w:fldCharType="begin"/>
        </w:r>
      </w:ins>
      <w:ins w:id="613" w:author="~~~~~~~~~~~~ [2]" w:date="2017-12-21T14:10:19Z">
        <w:r>
          <w:rPr>
            <w:rFonts w:hint="eastAsia" w:ascii="宋体" w:hAnsi="宋体" w:cs="宋体"/>
          </w:rPr>
          <w:instrText xml:space="preserve"> HYPERLINK \l _Toc11462 </w:instrText>
        </w:r>
      </w:ins>
      <w:ins w:id="614" w:author="~~~~~~~~~~~~ [2]" w:date="2017-12-21T14:10:19Z">
        <w:r>
          <w:rPr>
            <w:rFonts w:hint="eastAsia" w:ascii="宋体" w:hAnsi="宋体" w:cs="宋体"/>
          </w:rPr>
          <w:fldChar w:fldCharType="separate"/>
        </w:r>
      </w:ins>
      <w:ins w:id="615" w:author="~~~~~~~~~~~~ [2]" w:date="2017-12-21T14:10:19Z">
        <w:r>
          <w:rPr>
            <w:rFonts w:hint="eastAsia"/>
            <w:lang w:val="en-US" w:eastAsia="zh-CN"/>
          </w:rPr>
          <w:t xml:space="preserve">2.6.2 </w:t>
        </w:r>
      </w:ins>
      <w:ins w:id="616" w:author="~~~~~~~~~~~~ [2]" w:date="2017-12-21T14:10:19Z">
        <w:r>
          <w:rPr>
            <w:rFonts w:hint="eastAsia"/>
            <w:lang w:eastAsia="zh-CN"/>
          </w:rPr>
          <w:t>厂商</w:t>
        </w:r>
      </w:ins>
      <w:ins w:id="617" w:author="~~~~~~~~~~~~ [2]" w:date="2017-12-21T14:10:19Z">
        <w:r>
          <w:rPr/>
          <w:tab/>
        </w:r>
      </w:ins>
      <w:ins w:id="618" w:author="~~~~~~~~~~~~ [2]" w:date="2017-12-21T14:10:19Z">
        <w:r>
          <w:rPr/>
          <w:fldChar w:fldCharType="begin"/>
        </w:r>
      </w:ins>
      <w:ins w:id="619" w:author="~~~~~~~~~~~~ [2]" w:date="2017-12-21T14:10:19Z">
        <w:r>
          <w:rPr/>
          <w:instrText xml:space="preserve"> PAGEREF _Toc11462 </w:instrText>
        </w:r>
      </w:ins>
      <w:ins w:id="620" w:author="~~~~~~~~~~~~ [2]" w:date="2017-12-21T14:10:19Z">
        <w:r>
          <w:rPr/>
          <w:fldChar w:fldCharType="separate"/>
        </w:r>
      </w:ins>
      <w:ins w:id="621" w:author="~~~~~~~~~~~~ [2]" w:date="2017-12-21T14:10:20Z">
        <w:r>
          <w:rPr/>
          <w:t>32</w:t>
        </w:r>
      </w:ins>
      <w:ins w:id="622" w:author="~~~~~~~~~~~~ [2]" w:date="2017-12-21T14:10:19Z">
        <w:r>
          <w:rPr/>
          <w:fldChar w:fldCharType="end"/>
        </w:r>
      </w:ins>
      <w:ins w:id="623" w:author="~~~~~~~~~~~~ [2]" w:date="2017-12-21T14:10:19Z">
        <w:r>
          <w:rPr>
            <w:rFonts w:hint="eastAsia" w:ascii="宋体" w:hAnsi="宋体" w:cs="宋体"/>
          </w:rPr>
          <w:fldChar w:fldCharType="end"/>
        </w:r>
      </w:ins>
    </w:p>
    <w:p>
      <w:pPr>
        <w:pStyle w:val="29"/>
        <w:tabs>
          <w:tab w:val="right" w:leader="dot" w:pos="8306"/>
        </w:tabs>
        <w:rPr>
          <w:ins w:id="624" w:author="~~~~~~~~~~~~ [2]" w:date="2017-12-21T14:10:19Z"/>
        </w:rPr>
      </w:pPr>
      <w:ins w:id="625" w:author="~~~~~~~~~~~~ [2]" w:date="2017-12-21T14:10:19Z">
        <w:r>
          <w:rPr>
            <w:rFonts w:hint="eastAsia" w:ascii="宋体" w:hAnsi="宋体" w:cs="宋体"/>
          </w:rPr>
          <w:fldChar w:fldCharType="begin"/>
        </w:r>
      </w:ins>
      <w:ins w:id="626" w:author="~~~~~~~~~~~~ [2]" w:date="2017-12-21T14:10:19Z">
        <w:r>
          <w:rPr>
            <w:rFonts w:hint="eastAsia" w:ascii="宋体" w:hAnsi="宋体" w:cs="宋体"/>
          </w:rPr>
          <w:instrText xml:space="preserve"> HYPERLINK \l _Toc20450 </w:instrText>
        </w:r>
      </w:ins>
      <w:ins w:id="627" w:author="~~~~~~~~~~~~ [2]" w:date="2017-12-21T14:10:19Z">
        <w:r>
          <w:rPr>
            <w:rFonts w:hint="eastAsia" w:ascii="宋体" w:hAnsi="宋体" w:cs="宋体"/>
          </w:rPr>
          <w:fldChar w:fldCharType="separate"/>
        </w:r>
      </w:ins>
      <w:ins w:id="628" w:author="~~~~~~~~~~~~ [2]" w:date="2017-12-21T14:10:19Z">
        <w:r>
          <w:rPr>
            <w:rFonts w:hint="eastAsia"/>
            <w:lang w:val="en-US" w:eastAsia="zh-CN"/>
          </w:rPr>
          <w:t>2.6.2.1 首页</w:t>
        </w:r>
      </w:ins>
      <w:ins w:id="629" w:author="~~~~~~~~~~~~ [2]" w:date="2017-12-21T14:10:19Z">
        <w:r>
          <w:rPr/>
          <w:tab/>
        </w:r>
      </w:ins>
      <w:ins w:id="630" w:author="~~~~~~~~~~~~ [2]" w:date="2017-12-21T14:10:19Z">
        <w:r>
          <w:rPr/>
          <w:fldChar w:fldCharType="begin"/>
        </w:r>
      </w:ins>
      <w:ins w:id="631" w:author="~~~~~~~~~~~~ [2]" w:date="2017-12-21T14:10:19Z">
        <w:r>
          <w:rPr/>
          <w:instrText xml:space="preserve"> PAGEREF _Toc20450 </w:instrText>
        </w:r>
      </w:ins>
      <w:ins w:id="632" w:author="~~~~~~~~~~~~ [2]" w:date="2017-12-21T14:10:19Z">
        <w:r>
          <w:rPr/>
          <w:fldChar w:fldCharType="separate"/>
        </w:r>
      </w:ins>
      <w:ins w:id="633" w:author="~~~~~~~~~~~~ [2]" w:date="2017-12-21T14:10:20Z">
        <w:r>
          <w:rPr/>
          <w:t>32</w:t>
        </w:r>
      </w:ins>
      <w:ins w:id="634" w:author="~~~~~~~~~~~~ [2]" w:date="2017-12-21T14:10:19Z">
        <w:r>
          <w:rPr/>
          <w:fldChar w:fldCharType="end"/>
        </w:r>
      </w:ins>
      <w:ins w:id="635" w:author="~~~~~~~~~~~~ [2]" w:date="2017-12-21T14:10:19Z">
        <w:r>
          <w:rPr>
            <w:rFonts w:hint="eastAsia" w:ascii="宋体" w:hAnsi="宋体" w:cs="宋体"/>
          </w:rPr>
          <w:fldChar w:fldCharType="end"/>
        </w:r>
      </w:ins>
    </w:p>
    <w:p>
      <w:pPr>
        <w:pStyle w:val="29"/>
        <w:tabs>
          <w:tab w:val="right" w:leader="dot" w:pos="8306"/>
        </w:tabs>
        <w:rPr>
          <w:ins w:id="636" w:author="~~~~~~~~~~~~ [2]" w:date="2017-12-21T14:10:19Z"/>
        </w:rPr>
      </w:pPr>
      <w:ins w:id="637" w:author="~~~~~~~~~~~~ [2]" w:date="2017-12-21T14:10:19Z">
        <w:r>
          <w:rPr>
            <w:rFonts w:hint="eastAsia" w:ascii="宋体" w:hAnsi="宋体" w:cs="宋体"/>
          </w:rPr>
          <w:fldChar w:fldCharType="begin"/>
        </w:r>
      </w:ins>
      <w:ins w:id="638" w:author="~~~~~~~~~~~~ [2]" w:date="2017-12-21T14:10:19Z">
        <w:r>
          <w:rPr>
            <w:rFonts w:hint="eastAsia" w:ascii="宋体" w:hAnsi="宋体" w:cs="宋体"/>
          </w:rPr>
          <w:instrText xml:space="preserve"> HYPERLINK \l _Toc11768 </w:instrText>
        </w:r>
      </w:ins>
      <w:ins w:id="639" w:author="~~~~~~~~~~~~ [2]" w:date="2017-12-21T14:10:19Z">
        <w:r>
          <w:rPr>
            <w:rFonts w:hint="eastAsia" w:ascii="宋体" w:hAnsi="宋体" w:cs="宋体"/>
          </w:rPr>
          <w:fldChar w:fldCharType="separate"/>
        </w:r>
      </w:ins>
      <w:ins w:id="640" w:author="~~~~~~~~~~~~ [2]" w:date="2017-12-21T14:10:19Z">
        <w:r>
          <w:rPr>
            <w:rFonts w:hint="eastAsia"/>
            <w:lang w:val="en-US" w:eastAsia="zh-CN"/>
          </w:rPr>
          <w:t>2.6.2.2 订单</w:t>
        </w:r>
      </w:ins>
      <w:ins w:id="641" w:author="~~~~~~~~~~~~ [2]" w:date="2017-12-21T14:10:19Z">
        <w:r>
          <w:rPr/>
          <w:tab/>
        </w:r>
      </w:ins>
      <w:ins w:id="642" w:author="~~~~~~~~~~~~ [2]" w:date="2017-12-21T14:10:19Z">
        <w:r>
          <w:rPr/>
          <w:fldChar w:fldCharType="begin"/>
        </w:r>
      </w:ins>
      <w:ins w:id="643" w:author="~~~~~~~~~~~~ [2]" w:date="2017-12-21T14:10:19Z">
        <w:r>
          <w:rPr/>
          <w:instrText xml:space="preserve"> PAGEREF _Toc11768 </w:instrText>
        </w:r>
      </w:ins>
      <w:ins w:id="644" w:author="~~~~~~~~~~~~ [2]" w:date="2017-12-21T14:10:19Z">
        <w:r>
          <w:rPr/>
          <w:fldChar w:fldCharType="separate"/>
        </w:r>
      </w:ins>
      <w:ins w:id="645" w:author="~~~~~~~~~~~~ [2]" w:date="2017-12-21T14:10:20Z">
        <w:r>
          <w:rPr/>
          <w:t>33</w:t>
        </w:r>
      </w:ins>
      <w:ins w:id="646" w:author="~~~~~~~~~~~~ [2]" w:date="2017-12-21T14:10:19Z">
        <w:r>
          <w:rPr/>
          <w:fldChar w:fldCharType="end"/>
        </w:r>
      </w:ins>
      <w:ins w:id="647" w:author="~~~~~~~~~~~~ [2]" w:date="2017-12-21T14:10:19Z">
        <w:r>
          <w:rPr>
            <w:rFonts w:hint="eastAsia" w:ascii="宋体" w:hAnsi="宋体" w:cs="宋体"/>
          </w:rPr>
          <w:fldChar w:fldCharType="end"/>
        </w:r>
      </w:ins>
    </w:p>
    <w:p>
      <w:pPr>
        <w:pStyle w:val="29"/>
        <w:tabs>
          <w:tab w:val="right" w:leader="dot" w:pos="8306"/>
        </w:tabs>
        <w:rPr>
          <w:ins w:id="648" w:author="~~~~~~~~~~~~ [2]" w:date="2017-12-21T14:10:19Z"/>
        </w:rPr>
      </w:pPr>
      <w:ins w:id="649" w:author="~~~~~~~~~~~~ [2]" w:date="2017-12-21T14:10:19Z">
        <w:r>
          <w:rPr>
            <w:rFonts w:hint="eastAsia" w:ascii="宋体" w:hAnsi="宋体" w:cs="宋体"/>
          </w:rPr>
          <w:fldChar w:fldCharType="begin"/>
        </w:r>
      </w:ins>
      <w:ins w:id="650" w:author="~~~~~~~~~~~~ [2]" w:date="2017-12-21T14:10:19Z">
        <w:r>
          <w:rPr>
            <w:rFonts w:hint="eastAsia" w:ascii="宋体" w:hAnsi="宋体" w:cs="宋体"/>
          </w:rPr>
          <w:instrText xml:space="preserve"> HYPERLINK \l _Toc25318 </w:instrText>
        </w:r>
      </w:ins>
      <w:ins w:id="651" w:author="~~~~~~~~~~~~ [2]" w:date="2017-12-21T14:10:19Z">
        <w:r>
          <w:rPr>
            <w:rFonts w:hint="eastAsia" w:ascii="宋体" w:hAnsi="宋体" w:cs="宋体"/>
          </w:rPr>
          <w:fldChar w:fldCharType="separate"/>
        </w:r>
      </w:ins>
      <w:ins w:id="652" w:author="~~~~~~~~~~~~ [2]" w:date="2017-12-21T14:10:19Z">
        <w:r>
          <w:rPr>
            <w:rFonts w:hint="eastAsia"/>
            <w:lang w:val="en-US" w:eastAsia="zh-CN"/>
          </w:rPr>
          <w:t>2.6.2.3 代理商</w:t>
        </w:r>
      </w:ins>
      <w:ins w:id="653" w:author="~~~~~~~~~~~~ [2]" w:date="2017-12-21T14:10:19Z">
        <w:r>
          <w:rPr/>
          <w:tab/>
        </w:r>
      </w:ins>
      <w:ins w:id="654" w:author="~~~~~~~~~~~~ [2]" w:date="2017-12-21T14:10:19Z">
        <w:r>
          <w:rPr/>
          <w:fldChar w:fldCharType="begin"/>
        </w:r>
      </w:ins>
      <w:ins w:id="655" w:author="~~~~~~~~~~~~ [2]" w:date="2017-12-21T14:10:19Z">
        <w:r>
          <w:rPr/>
          <w:instrText xml:space="preserve"> PAGEREF _Toc25318 </w:instrText>
        </w:r>
      </w:ins>
      <w:ins w:id="656" w:author="~~~~~~~~~~~~ [2]" w:date="2017-12-21T14:10:19Z">
        <w:r>
          <w:rPr/>
          <w:fldChar w:fldCharType="separate"/>
        </w:r>
      </w:ins>
      <w:ins w:id="657" w:author="~~~~~~~~~~~~ [2]" w:date="2017-12-21T14:10:20Z">
        <w:r>
          <w:rPr/>
          <w:t>38</w:t>
        </w:r>
      </w:ins>
      <w:ins w:id="658" w:author="~~~~~~~~~~~~ [2]" w:date="2017-12-21T14:10:19Z">
        <w:r>
          <w:rPr/>
          <w:fldChar w:fldCharType="end"/>
        </w:r>
      </w:ins>
      <w:ins w:id="659" w:author="~~~~~~~~~~~~ [2]" w:date="2017-12-21T14:10:19Z">
        <w:r>
          <w:rPr>
            <w:rFonts w:hint="eastAsia" w:ascii="宋体" w:hAnsi="宋体" w:cs="宋体"/>
          </w:rPr>
          <w:fldChar w:fldCharType="end"/>
        </w:r>
      </w:ins>
    </w:p>
    <w:p>
      <w:pPr>
        <w:pStyle w:val="29"/>
        <w:tabs>
          <w:tab w:val="right" w:leader="dot" w:pos="8306"/>
        </w:tabs>
        <w:rPr>
          <w:ins w:id="660" w:author="~~~~~~~~~~~~ [2]" w:date="2017-12-21T14:10:19Z"/>
        </w:rPr>
      </w:pPr>
      <w:ins w:id="661" w:author="~~~~~~~~~~~~ [2]" w:date="2017-12-21T14:10:19Z">
        <w:r>
          <w:rPr>
            <w:rFonts w:hint="eastAsia" w:ascii="宋体" w:hAnsi="宋体" w:cs="宋体"/>
          </w:rPr>
          <w:fldChar w:fldCharType="begin"/>
        </w:r>
      </w:ins>
      <w:ins w:id="662" w:author="~~~~~~~~~~~~ [2]" w:date="2017-12-21T14:10:19Z">
        <w:r>
          <w:rPr>
            <w:rFonts w:hint="eastAsia" w:ascii="宋体" w:hAnsi="宋体" w:cs="宋体"/>
          </w:rPr>
          <w:instrText xml:space="preserve"> HYPERLINK \l _Toc9786 </w:instrText>
        </w:r>
      </w:ins>
      <w:ins w:id="663" w:author="~~~~~~~~~~~~ [2]" w:date="2017-12-21T14:10:19Z">
        <w:r>
          <w:rPr>
            <w:rFonts w:hint="eastAsia" w:ascii="宋体" w:hAnsi="宋体" w:cs="宋体"/>
          </w:rPr>
          <w:fldChar w:fldCharType="separate"/>
        </w:r>
      </w:ins>
      <w:ins w:id="664" w:author="~~~~~~~~~~~~ [2]" w:date="2017-12-21T14:10:19Z">
        <w:r>
          <w:rPr>
            <w:rFonts w:hint="eastAsia"/>
            <w:lang w:val="en-US" w:eastAsia="zh-CN"/>
          </w:rPr>
          <w:t>2.6.2.4 商品</w:t>
        </w:r>
      </w:ins>
      <w:ins w:id="665" w:author="~~~~~~~~~~~~ [2]" w:date="2017-12-21T14:10:19Z">
        <w:r>
          <w:rPr/>
          <w:tab/>
        </w:r>
      </w:ins>
      <w:ins w:id="666" w:author="~~~~~~~~~~~~ [2]" w:date="2017-12-21T14:10:19Z">
        <w:r>
          <w:rPr/>
          <w:fldChar w:fldCharType="begin"/>
        </w:r>
      </w:ins>
      <w:ins w:id="667" w:author="~~~~~~~~~~~~ [2]" w:date="2017-12-21T14:10:19Z">
        <w:r>
          <w:rPr/>
          <w:instrText xml:space="preserve"> PAGEREF _Toc9786 </w:instrText>
        </w:r>
      </w:ins>
      <w:ins w:id="668" w:author="~~~~~~~~~~~~ [2]" w:date="2017-12-21T14:10:19Z">
        <w:r>
          <w:rPr/>
          <w:fldChar w:fldCharType="separate"/>
        </w:r>
      </w:ins>
      <w:ins w:id="669" w:author="~~~~~~~~~~~~ [2]" w:date="2017-12-21T14:10:20Z">
        <w:r>
          <w:rPr/>
          <w:t>41</w:t>
        </w:r>
      </w:ins>
      <w:ins w:id="670" w:author="~~~~~~~~~~~~ [2]" w:date="2017-12-21T14:10:19Z">
        <w:r>
          <w:rPr/>
          <w:fldChar w:fldCharType="end"/>
        </w:r>
      </w:ins>
      <w:ins w:id="671" w:author="~~~~~~~~~~~~ [2]" w:date="2017-12-21T14:10:19Z">
        <w:r>
          <w:rPr>
            <w:rFonts w:hint="eastAsia" w:ascii="宋体" w:hAnsi="宋体" w:cs="宋体"/>
          </w:rPr>
          <w:fldChar w:fldCharType="end"/>
        </w:r>
      </w:ins>
    </w:p>
    <w:p>
      <w:pPr>
        <w:pStyle w:val="29"/>
        <w:tabs>
          <w:tab w:val="right" w:leader="dot" w:pos="8306"/>
        </w:tabs>
        <w:rPr>
          <w:ins w:id="672" w:author="~~~~~~~~~~~~ [2]" w:date="2017-12-21T14:10:19Z"/>
        </w:rPr>
      </w:pPr>
      <w:ins w:id="673" w:author="~~~~~~~~~~~~ [2]" w:date="2017-12-21T14:10:19Z">
        <w:r>
          <w:rPr>
            <w:rFonts w:hint="eastAsia" w:ascii="宋体" w:hAnsi="宋体" w:cs="宋体"/>
          </w:rPr>
          <w:fldChar w:fldCharType="begin"/>
        </w:r>
      </w:ins>
      <w:ins w:id="674" w:author="~~~~~~~~~~~~ [2]" w:date="2017-12-21T14:10:19Z">
        <w:r>
          <w:rPr>
            <w:rFonts w:hint="eastAsia" w:ascii="宋体" w:hAnsi="宋体" w:cs="宋体"/>
          </w:rPr>
          <w:instrText xml:space="preserve"> HYPERLINK \l _Toc1745 </w:instrText>
        </w:r>
      </w:ins>
      <w:ins w:id="675" w:author="~~~~~~~~~~~~ [2]" w:date="2017-12-21T14:10:19Z">
        <w:r>
          <w:rPr>
            <w:rFonts w:hint="eastAsia" w:ascii="宋体" w:hAnsi="宋体" w:cs="宋体"/>
          </w:rPr>
          <w:fldChar w:fldCharType="separate"/>
        </w:r>
      </w:ins>
      <w:ins w:id="676" w:author="~~~~~~~~~~~~ [2]" w:date="2017-12-21T14:10:19Z">
        <w:r>
          <w:rPr>
            <w:rFonts w:hint="eastAsia"/>
            <w:lang w:eastAsia="zh-CN"/>
          </w:rPr>
          <w:t>2.6.2.5 消息</w:t>
        </w:r>
      </w:ins>
      <w:ins w:id="677" w:author="~~~~~~~~~~~~ [2]" w:date="2017-12-21T14:10:19Z">
        <w:r>
          <w:rPr/>
          <w:tab/>
        </w:r>
      </w:ins>
      <w:ins w:id="678" w:author="~~~~~~~~~~~~ [2]" w:date="2017-12-21T14:10:19Z">
        <w:r>
          <w:rPr/>
          <w:fldChar w:fldCharType="begin"/>
        </w:r>
      </w:ins>
      <w:ins w:id="679" w:author="~~~~~~~~~~~~ [2]" w:date="2017-12-21T14:10:19Z">
        <w:r>
          <w:rPr/>
          <w:instrText xml:space="preserve"> PAGEREF _Toc1745 </w:instrText>
        </w:r>
      </w:ins>
      <w:ins w:id="680" w:author="~~~~~~~~~~~~ [2]" w:date="2017-12-21T14:10:19Z">
        <w:r>
          <w:rPr/>
          <w:fldChar w:fldCharType="separate"/>
        </w:r>
      </w:ins>
      <w:ins w:id="681" w:author="~~~~~~~~~~~~ [2]" w:date="2017-12-21T14:10:20Z">
        <w:r>
          <w:rPr/>
          <w:t>44</w:t>
        </w:r>
      </w:ins>
      <w:ins w:id="682" w:author="~~~~~~~~~~~~ [2]" w:date="2017-12-21T14:10:19Z">
        <w:r>
          <w:rPr/>
          <w:fldChar w:fldCharType="end"/>
        </w:r>
      </w:ins>
      <w:ins w:id="683" w:author="~~~~~~~~~~~~ [2]" w:date="2017-12-21T14:10:19Z">
        <w:r>
          <w:rPr>
            <w:rFonts w:hint="eastAsia" w:ascii="宋体" w:hAnsi="宋体" w:cs="宋体"/>
          </w:rPr>
          <w:fldChar w:fldCharType="end"/>
        </w:r>
      </w:ins>
    </w:p>
    <w:p>
      <w:pPr>
        <w:pStyle w:val="29"/>
        <w:tabs>
          <w:tab w:val="right" w:leader="dot" w:pos="8306"/>
        </w:tabs>
        <w:rPr>
          <w:ins w:id="684" w:author="~~~~~~~~~~~~ [2]" w:date="2017-12-21T14:10:19Z"/>
        </w:rPr>
      </w:pPr>
      <w:ins w:id="685" w:author="~~~~~~~~~~~~ [2]" w:date="2017-12-21T14:10:19Z">
        <w:r>
          <w:rPr>
            <w:rFonts w:hint="eastAsia" w:ascii="宋体" w:hAnsi="宋体" w:cs="宋体"/>
          </w:rPr>
          <w:fldChar w:fldCharType="begin"/>
        </w:r>
      </w:ins>
      <w:ins w:id="686" w:author="~~~~~~~~~~~~ [2]" w:date="2017-12-21T14:10:19Z">
        <w:r>
          <w:rPr>
            <w:rFonts w:hint="eastAsia" w:ascii="宋体" w:hAnsi="宋体" w:cs="宋体"/>
          </w:rPr>
          <w:instrText xml:space="preserve"> HYPERLINK \l _Toc12935 </w:instrText>
        </w:r>
      </w:ins>
      <w:ins w:id="687" w:author="~~~~~~~~~~~~ [2]" w:date="2017-12-21T14:10:19Z">
        <w:r>
          <w:rPr>
            <w:rFonts w:hint="eastAsia" w:ascii="宋体" w:hAnsi="宋体" w:cs="宋体"/>
          </w:rPr>
          <w:fldChar w:fldCharType="separate"/>
        </w:r>
      </w:ins>
      <w:ins w:id="688" w:author="~~~~~~~~~~~~ [2]" w:date="2017-12-21T14:10:19Z">
        <w:r>
          <w:rPr>
            <w:rFonts w:hint="eastAsia" w:eastAsia="宋体"/>
            <w:lang w:eastAsia="zh-CN"/>
          </w:rPr>
          <w:t xml:space="preserve">2.6.2.6 </w:t>
        </w:r>
      </w:ins>
      <w:ins w:id="689" w:author="~~~~~~~~~~~~ [2]" w:date="2017-12-21T14:10:19Z">
        <w:r>
          <w:rPr>
            <w:rFonts w:hint="eastAsia"/>
            <w:lang w:eastAsia="zh-CN"/>
          </w:rPr>
          <w:t>个人中心</w:t>
        </w:r>
      </w:ins>
      <w:ins w:id="690" w:author="~~~~~~~~~~~~ [2]" w:date="2017-12-21T14:10:19Z">
        <w:r>
          <w:rPr/>
          <w:tab/>
        </w:r>
      </w:ins>
      <w:ins w:id="691" w:author="~~~~~~~~~~~~ [2]" w:date="2017-12-21T14:10:19Z">
        <w:r>
          <w:rPr/>
          <w:fldChar w:fldCharType="begin"/>
        </w:r>
      </w:ins>
      <w:ins w:id="692" w:author="~~~~~~~~~~~~ [2]" w:date="2017-12-21T14:10:19Z">
        <w:r>
          <w:rPr/>
          <w:instrText xml:space="preserve"> PAGEREF _Toc12935 </w:instrText>
        </w:r>
      </w:ins>
      <w:ins w:id="693" w:author="~~~~~~~~~~~~ [2]" w:date="2017-12-21T14:10:19Z">
        <w:r>
          <w:rPr/>
          <w:fldChar w:fldCharType="separate"/>
        </w:r>
      </w:ins>
      <w:ins w:id="694" w:author="~~~~~~~~~~~~ [2]" w:date="2017-12-21T14:10:20Z">
        <w:r>
          <w:rPr/>
          <w:t>46</w:t>
        </w:r>
      </w:ins>
      <w:ins w:id="695" w:author="~~~~~~~~~~~~ [2]" w:date="2017-12-21T14:10:19Z">
        <w:r>
          <w:rPr/>
          <w:fldChar w:fldCharType="end"/>
        </w:r>
      </w:ins>
      <w:ins w:id="696" w:author="~~~~~~~~~~~~ [2]" w:date="2017-12-21T14:10:19Z">
        <w:r>
          <w:rPr>
            <w:rFonts w:hint="eastAsia" w:ascii="宋体" w:hAnsi="宋体" w:cs="宋体"/>
          </w:rPr>
          <w:fldChar w:fldCharType="end"/>
        </w:r>
      </w:ins>
    </w:p>
    <w:p>
      <w:pPr>
        <w:pStyle w:val="21"/>
        <w:tabs>
          <w:tab w:val="right" w:leader="dot" w:pos="8306"/>
        </w:tabs>
        <w:rPr>
          <w:ins w:id="697" w:author="~~~~~~~~~~~~ [2]" w:date="2017-12-21T14:10:19Z"/>
        </w:rPr>
      </w:pPr>
      <w:ins w:id="698" w:author="~~~~~~~~~~~~ [2]" w:date="2017-12-21T14:10:19Z">
        <w:r>
          <w:rPr>
            <w:rFonts w:hint="eastAsia" w:ascii="宋体" w:hAnsi="宋体" w:cs="宋体"/>
          </w:rPr>
          <w:fldChar w:fldCharType="begin"/>
        </w:r>
      </w:ins>
      <w:ins w:id="699" w:author="~~~~~~~~~~~~ [2]" w:date="2017-12-21T14:10:19Z">
        <w:r>
          <w:rPr>
            <w:rFonts w:hint="eastAsia" w:ascii="宋体" w:hAnsi="宋体" w:cs="宋体"/>
          </w:rPr>
          <w:instrText xml:space="preserve"> HYPERLINK \l _Toc8035 </w:instrText>
        </w:r>
      </w:ins>
      <w:ins w:id="700" w:author="~~~~~~~~~~~~ [2]" w:date="2017-12-21T14:10:19Z">
        <w:r>
          <w:rPr>
            <w:rFonts w:hint="eastAsia" w:ascii="宋体" w:hAnsi="宋体" w:cs="宋体"/>
          </w:rPr>
          <w:fldChar w:fldCharType="separate"/>
        </w:r>
      </w:ins>
      <w:ins w:id="701" w:author="~~~~~~~~~~~~ [2]" w:date="2017-12-21T14:10:19Z">
        <w:r>
          <w:rPr>
            <w:rFonts w:hint="eastAsia"/>
            <w:lang w:val="en-US" w:eastAsia="zh-CN"/>
          </w:rPr>
          <w:t>2.6.3 代理商</w:t>
        </w:r>
      </w:ins>
      <w:ins w:id="702" w:author="~~~~~~~~~~~~ [2]" w:date="2017-12-21T14:10:19Z">
        <w:r>
          <w:rPr/>
          <w:tab/>
        </w:r>
      </w:ins>
      <w:ins w:id="703" w:author="~~~~~~~~~~~~ [2]" w:date="2017-12-21T14:10:19Z">
        <w:r>
          <w:rPr/>
          <w:fldChar w:fldCharType="begin"/>
        </w:r>
      </w:ins>
      <w:ins w:id="704" w:author="~~~~~~~~~~~~ [2]" w:date="2017-12-21T14:10:19Z">
        <w:r>
          <w:rPr/>
          <w:instrText xml:space="preserve"> PAGEREF _Toc8035 </w:instrText>
        </w:r>
      </w:ins>
      <w:ins w:id="705" w:author="~~~~~~~~~~~~ [2]" w:date="2017-12-21T14:10:19Z">
        <w:r>
          <w:rPr/>
          <w:fldChar w:fldCharType="separate"/>
        </w:r>
      </w:ins>
      <w:ins w:id="706" w:author="~~~~~~~~~~~~ [2]" w:date="2017-12-21T14:10:20Z">
        <w:r>
          <w:rPr/>
          <w:t>51</w:t>
        </w:r>
      </w:ins>
      <w:ins w:id="707" w:author="~~~~~~~~~~~~ [2]" w:date="2017-12-21T14:10:19Z">
        <w:r>
          <w:rPr/>
          <w:fldChar w:fldCharType="end"/>
        </w:r>
      </w:ins>
      <w:ins w:id="708" w:author="~~~~~~~~~~~~ [2]" w:date="2017-12-21T14:10:19Z">
        <w:r>
          <w:rPr>
            <w:rFonts w:hint="eastAsia" w:ascii="宋体" w:hAnsi="宋体" w:cs="宋体"/>
          </w:rPr>
          <w:fldChar w:fldCharType="end"/>
        </w:r>
      </w:ins>
    </w:p>
    <w:p>
      <w:pPr>
        <w:pStyle w:val="29"/>
        <w:tabs>
          <w:tab w:val="right" w:leader="dot" w:pos="8306"/>
        </w:tabs>
        <w:rPr>
          <w:ins w:id="709" w:author="~~~~~~~~~~~~ [2]" w:date="2017-12-21T14:10:20Z"/>
        </w:rPr>
      </w:pPr>
      <w:ins w:id="710" w:author="~~~~~~~~~~~~ [2]" w:date="2017-12-21T14:10:19Z">
        <w:r>
          <w:rPr>
            <w:rFonts w:hint="eastAsia" w:ascii="宋体" w:hAnsi="宋体" w:cs="宋体"/>
          </w:rPr>
          <w:fldChar w:fldCharType="begin"/>
        </w:r>
      </w:ins>
      <w:ins w:id="711" w:author="~~~~~~~~~~~~ [2]" w:date="2017-12-21T14:10:19Z">
        <w:r>
          <w:rPr>
            <w:rFonts w:hint="eastAsia" w:ascii="宋体" w:hAnsi="宋体" w:cs="宋体"/>
          </w:rPr>
          <w:instrText xml:space="preserve"> HYPERLINK \l _Toc16263 </w:instrText>
        </w:r>
      </w:ins>
      <w:ins w:id="712" w:author="~~~~~~~~~~~~ [2]" w:date="2017-12-21T14:10:19Z">
        <w:r>
          <w:rPr>
            <w:rFonts w:hint="eastAsia" w:ascii="宋体" w:hAnsi="宋体" w:cs="宋体"/>
          </w:rPr>
          <w:fldChar w:fldCharType="separate"/>
        </w:r>
      </w:ins>
      <w:ins w:id="713" w:author="~~~~~~~~~~~~ [2]" w:date="2017-12-21T14:10:19Z">
        <w:r>
          <w:rPr>
            <w:rFonts w:hint="eastAsia"/>
            <w:lang w:val="en-US" w:eastAsia="zh-CN"/>
          </w:rPr>
          <w:t xml:space="preserve">2.6.3.1 </w:t>
        </w:r>
      </w:ins>
      <w:ins w:id="714" w:author="~~~~~~~~~~~~ [2]" w:date="2017-12-21T14:10:20Z">
        <w:r>
          <w:rPr>
            <w:rFonts w:hint="eastAsia"/>
            <w:lang w:val="en-US" w:eastAsia="zh-CN"/>
          </w:rPr>
          <w:t>首页</w:t>
        </w:r>
      </w:ins>
      <w:ins w:id="715" w:author="~~~~~~~~~~~~ [2]" w:date="2017-12-21T14:10:20Z">
        <w:r>
          <w:rPr/>
          <w:tab/>
        </w:r>
      </w:ins>
      <w:ins w:id="716" w:author="~~~~~~~~~~~~ [2]" w:date="2017-12-21T14:10:20Z">
        <w:r>
          <w:rPr/>
          <w:fldChar w:fldCharType="begin"/>
        </w:r>
      </w:ins>
      <w:ins w:id="717" w:author="~~~~~~~~~~~~ [2]" w:date="2017-12-21T14:10:20Z">
        <w:r>
          <w:rPr/>
          <w:instrText xml:space="preserve"> PAGEREF _Toc16263 </w:instrText>
        </w:r>
      </w:ins>
      <w:ins w:id="718" w:author="~~~~~~~~~~~~ [2]" w:date="2017-12-21T14:10:20Z">
        <w:r>
          <w:rPr/>
          <w:fldChar w:fldCharType="separate"/>
        </w:r>
      </w:ins>
      <w:ins w:id="719" w:author="~~~~~~~~~~~~ [2]" w:date="2017-12-21T14:10:20Z">
        <w:r>
          <w:rPr/>
          <w:t>51</w:t>
        </w:r>
      </w:ins>
      <w:ins w:id="720" w:author="~~~~~~~~~~~~ [2]" w:date="2017-12-21T14:10:20Z">
        <w:r>
          <w:rPr/>
          <w:fldChar w:fldCharType="end"/>
        </w:r>
      </w:ins>
      <w:ins w:id="721" w:author="~~~~~~~~~~~~ [2]" w:date="2017-12-21T14:10:19Z">
        <w:r>
          <w:rPr>
            <w:rFonts w:hint="eastAsia" w:ascii="宋体" w:hAnsi="宋体" w:cs="宋体"/>
          </w:rPr>
          <w:fldChar w:fldCharType="end"/>
        </w:r>
      </w:ins>
    </w:p>
    <w:p>
      <w:pPr>
        <w:pStyle w:val="29"/>
        <w:tabs>
          <w:tab w:val="right" w:leader="dot" w:pos="8306"/>
        </w:tabs>
        <w:rPr>
          <w:ins w:id="722" w:author="~~~~~~~~~~~~ [2]" w:date="2017-12-21T14:10:20Z"/>
        </w:rPr>
      </w:pPr>
      <w:ins w:id="723" w:author="~~~~~~~~~~~~ [2]" w:date="2017-12-21T14:10:20Z">
        <w:r>
          <w:rPr>
            <w:rFonts w:hint="eastAsia" w:ascii="宋体" w:hAnsi="宋体" w:cs="宋体"/>
          </w:rPr>
          <w:fldChar w:fldCharType="begin"/>
        </w:r>
      </w:ins>
      <w:ins w:id="724" w:author="~~~~~~~~~~~~ [2]" w:date="2017-12-21T14:10:20Z">
        <w:r>
          <w:rPr>
            <w:rFonts w:hint="eastAsia" w:ascii="宋体" w:hAnsi="宋体" w:cs="宋体"/>
          </w:rPr>
          <w:instrText xml:space="preserve"> HYPERLINK \l _Toc18152 </w:instrText>
        </w:r>
      </w:ins>
      <w:ins w:id="725" w:author="~~~~~~~~~~~~ [2]" w:date="2017-12-21T14:10:20Z">
        <w:r>
          <w:rPr>
            <w:rFonts w:hint="eastAsia" w:ascii="宋体" w:hAnsi="宋体" w:cs="宋体"/>
          </w:rPr>
          <w:fldChar w:fldCharType="separate"/>
        </w:r>
      </w:ins>
      <w:ins w:id="726" w:author="~~~~~~~~~~~~ [2]" w:date="2017-12-21T14:10:20Z">
        <w:r>
          <w:rPr>
            <w:rFonts w:hint="eastAsia"/>
            <w:lang w:val="en-US" w:eastAsia="zh-CN"/>
          </w:rPr>
          <w:t>2.6.3.2 商品</w:t>
        </w:r>
      </w:ins>
      <w:ins w:id="727" w:author="~~~~~~~~~~~~ [2]" w:date="2017-12-21T14:10:20Z">
        <w:r>
          <w:rPr/>
          <w:tab/>
        </w:r>
      </w:ins>
      <w:ins w:id="728" w:author="~~~~~~~~~~~~ [2]" w:date="2017-12-21T14:10:20Z">
        <w:r>
          <w:rPr/>
          <w:fldChar w:fldCharType="begin"/>
        </w:r>
      </w:ins>
      <w:ins w:id="729" w:author="~~~~~~~~~~~~ [2]" w:date="2017-12-21T14:10:20Z">
        <w:r>
          <w:rPr/>
          <w:instrText xml:space="preserve"> PAGEREF _Toc18152 </w:instrText>
        </w:r>
      </w:ins>
      <w:ins w:id="730" w:author="~~~~~~~~~~~~ [2]" w:date="2017-12-21T14:10:20Z">
        <w:r>
          <w:rPr/>
          <w:fldChar w:fldCharType="separate"/>
        </w:r>
      </w:ins>
      <w:ins w:id="731" w:author="~~~~~~~~~~~~ [2]" w:date="2017-12-21T14:10:20Z">
        <w:r>
          <w:rPr/>
          <w:t>52</w:t>
        </w:r>
      </w:ins>
      <w:ins w:id="732" w:author="~~~~~~~~~~~~ [2]" w:date="2017-12-21T14:10:20Z">
        <w:r>
          <w:rPr/>
          <w:fldChar w:fldCharType="end"/>
        </w:r>
      </w:ins>
      <w:ins w:id="733" w:author="~~~~~~~~~~~~ [2]" w:date="2017-12-21T14:10:20Z">
        <w:r>
          <w:rPr>
            <w:rFonts w:hint="eastAsia" w:ascii="宋体" w:hAnsi="宋体" w:cs="宋体"/>
          </w:rPr>
          <w:fldChar w:fldCharType="end"/>
        </w:r>
      </w:ins>
    </w:p>
    <w:p>
      <w:pPr>
        <w:pStyle w:val="29"/>
        <w:tabs>
          <w:tab w:val="right" w:leader="dot" w:pos="8306"/>
        </w:tabs>
        <w:rPr>
          <w:ins w:id="734" w:author="~~~~~~~~~~~~ [2]" w:date="2017-12-21T14:10:20Z"/>
        </w:rPr>
      </w:pPr>
      <w:ins w:id="735" w:author="~~~~~~~~~~~~ [2]" w:date="2017-12-21T14:10:20Z">
        <w:r>
          <w:rPr>
            <w:rFonts w:hint="eastAsia" w:ascii="宋体" w:hAnsi="宋体" w:cs="宋体"/>
          </w:rPr>
          <w:fldChar w:fldCharType="begin"/>
        </w:r>
      </w:ins>
      <w:ins w:id="736" w:author="~~~~~~~~~~~~ [2]" w:date="2017-12-21T14:10:20Z">
        <w:r>
          <w:rPr>
            <w:rFonts w:hint="eastAsia" w:ascii="宋体" w:hAnsi="宋体" w:cs="宋体"/>
          </w:rPr>
          <w:instrText xml:space="preserve"> HYPERLINK \l _Toc25997 </w:instrText>
        </w:r>
      </w:ins>
      <w:ins w:id="737" w:author="~~~~~~~~~~~~ [2]" w:date="2017-12-21T14:10:20Z">
        <w:r>
          <w:rPr>
            <w:rFonts w:hint="eastAsia" w:ascii="宋体" w:hAnsi="宋体" w:cs="宋体"/>
          </w:rPr>
          <w:fldChar w:fldCharType="separate"/>
        </w:r>
      </w:ins>
      <w:ins w:id="738" w:author="~~~~~~~~~~~~ [2]" w:date="2017-12-21T14:10:20Z">
        <w:r>
          <w:rPr>
            <w:rFonts w:hint="eastAsia"/>
            <w:lang w:val="en-US" w:eastAsia="zh-CN"/>
          </w:rPr>
          <w:t>2.6.3.3 订单</w:t>
        </w:r>
      </w:ins>
      <w:ins w:id="739" w:author="~~~~~~~~~~~~ [2]" w:date="2017-12-21T14:10:20Z">
        <w:r>
          <w:rPr/>
          <w:tab/>
        </w:r>
      </w:ins>
      <w:ins w:id="740" w:author="~~~~~~~~~~~~ [2]" w:date="2017-12-21T14:10:20Z">
        <w:r>
          <w:rPr/>
          <w:fldChar w:fldCharType="begin"/>
        </w:r>
      </w:ins>
      <w:ins w:id="741" w:author="~~~~~~~~~~~~ [2]" w:date="2017-12-21T14:10:20Z">
        <w:r>
          <w:rPr/>
          <w:instrText xml:space="preserve"> PAGEREF _Toc25997 </w:instrText>
        </w:r>
      </w:ins>
      <w:ins w:id="742" w:author="~~~~~~~~~~~~ [2]" w:date="2017-12-21T14:10:20Z">
        <w:r>
          <w:rPr/>
          <w:fldChar w:fldCharType="separate"/>
        </w:r>
      </w:ins>
      <w:ins w:id="743" w:author="~~~~~~~~~~~~ [2]" w:date="2017-12-21T14:10:20Z">
        <w:r>
          <w:rPr/>
          <w:t>54</w:t>
        </w:r>
      </w:ins>
      <w:ins w:id="744" w:author="~~~~~~~~~~~~ [2]" w:date="2017-12-21T14:10:20Z">
        <w:r>
          <w:rPr/>
          <w:fldChar w:fldCharType="end"/>
        </w:r>
      </w:ins>
      <w:ins w:id="745" w:author="~~~~~~~~~~~~ [2]" w:date="2017-12-21T14:10:20Z">
        <w:r>
          <w:rPr>
            <w:rFonts w:hint="eastAsia" w:ascii="宋体" w:hAnsi="宋体" w:cs="宋体"/>
          </w:rPr>
          <w:fldChar w:fldCharType="end"/>
        </w:r>
      </w:ins>
    </w:p>
    <w:p>
      <w:pPr>
        <w:pStyle w:val="29"/>
        <w:tabs>
          <w:tab w:val="right" w:leader="dot" w:pos="8306"/>
        </w:tabs>
        <w:rPr>
          <w:ins w:id="746" w:author="~~~~~~~~~~~~ [2]" w:date="2017-12-21T14:10:20Z"/>
        </w:rPr>
      </w:pPr>
      <w:ins w:id="747" w:author="~~~~~~~~~~~~ [2]" w:date="2017-12-21T14:10:20Z">
        <w:r>
          <w:rPr>
            <w:rFonts w:hint="eastAsia" w:ascii="宋体" w:hAnsi="宋体" w:cs="宋体"/>
          </w:rPr>
          <w:fldChar w:fldCharType="begin"/>
        </w:r>
      </w:ins>
      <w:ins w:id="748" w:author="~~~~~~~~~~~~ [2]" w:date="2017-12-21T14:10:20Z">
        <w:r>
          <w:rPr>
            <w:rFonts w:hint="eastAsia" w:ascii="宋体" w:hAnsi="宋体" w:cs="宋体"/>
          </w:rPr>
          <w:instrText xml:space="preserve"> HYPERLINK \l _Toc26293 </w:instrText>
        </w:r>
      </w:ins>
      <w:ins w:id="749" w:author="~~~~~~~~~~~~ [2]" w:date="2017-12-21T14:10:20Z">
        <w:r>
          <w:rPr>
            <w:rFonts w:hint="eastAsia" w:ascii="宋体" w:hAnsi="宋体" w:cs="宋体"/>
          </w:rPr>
          <w:fldChar w:fldCharType="separate"/>
        </w:r>
      </w:ins>
      <w:ins w:id="750" w:author="~~~~~~~~~~~~ [2]" w:date="2017-12-21T14:10:20Z">
        <w:r>
          <w:rPr>
            <w:rFonts w:hint="eastAsia"/>
            <w:lang w:eastAsia="zh-CN"/>
          </w:rPr>
          <w:t>2.6.3.4 消息</w:t>
        </w:r>
      </w:ins>
      <w:ins w:id="751" w:author="~~~~~~~~~~~~ [2]" w:date="2017-12-21T14:10:20Z">
        <w:r>
          <w:rPr/>
          <w:tab/>
        </w:r>
      </w:ins>
      <w:ins w:id="752" w:author="~~~~~~~~~~~~ [2]" w:date="2017-12-21T14:10:20Z">
        <w:r>
          <w:rPr/>
          <w:fldChar w:fldCharType="begin"/>
        </w:r>
      </w:ins>
      <w:ins w:id="753" w:author="~~~~~~~~~~~~ [2]" w:date="2017-12-21T14:10:20Z">
        <w:r>
          <w:rPr/>
          <w:instrText xml:space="preserve"> PAGEREF _Toc26293 </w:instrText>
        </w:r>
      </w:ins>
      <w:ins w:id="754" w:author="~~~~~~~~~~~~ [2]" w:date="2017-12-21T14:10:20Z">
        <w:r>
          <w:rPr/>
          <w:fldChar w:fldCharType="separate"/>
        </w:r>
      </w:ins>
      <w:ins w:id="755" w:author="~~~~~~~~~~~~ [2]" w:date="2017-12-21T14:10:20Z">
        <w:r>
          <w:rPr/>
          <w:t>61</w:t>
        </w:r>
      </w:ins>
      <w:ins w:id="756" w:author="~~~~~~~~~~~~ [2]" w:date="2017-12-21T14:10:20Z">
        <w:r>
          <w:rPr/>
          <w:fldChar w:fldCharType="end"/>
        </w:r>
      </w:ins>
      <w:ins w:id="757" w:author="~~~~~~~~~~~~ [2]" w:date="2017-12-21T14:10:20Z">
        <w:r>
          <w:rPr>
            <w:rFonts w:hint="eastAsia" w:ascii="宋体" w:hAnsi="宋体" w:cs="宋体"/>
          </w:rPr>
          <w:fldChar w:fldCharType="end"/>
        </w:r>
      </w:ins>
    </w:p>
    <w:p>
      <w:pPr>
        <w:pStyle w:val="29"/>
        <w:tabs>
          <w:tab w:val="right" w:leader="dot" w:pos="8306"/>
        </w:tabs>
        <w:rPr>
          <w:ins w:id="758" w:author="~~~~~~~~~~~~ [2]" w:date="2017-12-21T14:10:20Z"/>
        </w:rPr>
      </w:pPr>
      <w:ins w:id="759" w:author="~~~~~~~~~~~~ [2]" w:date="2017-12-21T14:10:20Z">
        <w:r>
          <w:rPr>
            <w:rFonts w:hint="eastAsia" w:ascii="宋体" w:hAnsi="宋体" w:cs="宋体"/>
          </w:rPr>
          <w:fldChar w:fldCharType="begin"/>
        </w:r>
      </w:ins>
      <w:ins w:id="760" w:author="~~~~~~~~~~~~ [2]" w:date="2017-12-21T14:10:20Z">
        <w:r>
          <w:rPr>
            <w:rFonts w:hint="eastAsia" w:ascii="宋体" w:hAnsi="宋体" w:cs="宋体"/>
          </w:rPr>
          <w:instrText xml:space="preserve"> HYPERLINK \l _Toc6565 </w:instrText>
        </w:r>
      </w:ins>
      <w:ins w:id="761" w:author="~~~~~~~~~~~~ [2]" w:date="2017-12-21T14:10:20Z">
        <w:r>
          <w:rPr>
            <w:rFonts w:hint="eastAsia" w:ascii="宋体" w:hAnsi="宋体" w:cs="宋体"/>
          </w:rPr>
          <w:fldChar w:fldCharType="separate"/>
        </w:r>
      </w:ins>
      <w:ins w:id="762" w:author="~~~~~~~~~~~~ [2]" w:date="2017-12-21T14:10:20Z">
        <w:r>
          <w:rPr>
            <w:rFonts w:hint="eastAsia" w:eastAsia="宋体"/>
            <w:lang w:eastAsia="zh-CN"/>
          </w:rPr>
          <w:t xml:space="preserve">2.6.3.5 </w:t>
        </w:r>
      </w:ins>
      <w:ins w:id="763" w:author="~~~~~~~~~~~~ [2]" w:date="2017-12-21T14:10:20Z">
        <w:r>
          <w:rPr>
            <w:rFonts w:hint="eastAsia"/>
            <w:lang w:eastAsia="zh-CN"/>
          </w:rPr>
          <w:t>个人中心</w:t>
        </w:r>
      </w:ins>
      <w:ins w:id="764" w:author="~~~~~~~~~~~~ [2]" w:date="2017-12-21T14:10:20Z">
        <w:r>
          <w:rPr/>
          <w:tab/>
        </w:r>
      </w:ins>
      <w:ins w:id="765" w:author="~~~~~~~~~~~~ [2]" w:date="2017-12-21T14:10:20Z">
        <w:r>
          <w:rPr/>
          <w:fldChar w:fldCharType="begin"/>
        </w:r>
      </w:ins>
      <w:ins w:id="766" w:author="~~~~~~~~~~~~ [2]" w:date="2017-12-21T14:10:20Z">
        <w:r>
          <w:rPr/>
          <w:instrText xml:space="preserve"> PAGEREF _Toc6565 </w:instrText>
        </w:r>
      </w:ins>
      <w:ins w:id="767" w:author="~~~~~~~~~~~~ [2]" w:date="2017-12-21T14:10:20Z">
        <w:r>
          <w:rPr/>
          <w:fldChar w:fldCharType="separate"/>
        </w:r>
      </w:ins>
      <w:ins w:id="768" w:author="~~~~~~~~~~~~ [2]" w:date="2017-12-21T14:10:20Z">
        <w:r>
          <w:rPr/>
          <w:t>63</w:t>
        </w:r>
      </w:ins>
      <w:ins w:id="769" w:author="~~~~~~~~~~~~ [2]" w:date="2017-12-21T14:10:20Z">
        <w:r>
          <w:rPr/>
          <w:fldChar w:fldCharType="end"/>
        </w:r>
      </w:ins>
      <w:ins w:id="770" w:author="~~~~~~~~~~~~ [2]" w:date="2017-12-21T14:10:20Z">
        <w:r>
          <w:rPr>
            <w:rFonts w:hint="eastAsia" w:ascii="宋体" w:hAnsi="宋体" w:cs="宋体"/>
          </w:rPr>
          <w:fldChar w:fldCharType="end"/>
        </w:r>
      </w:ins>
    </w:p>
    <w:p>
      <w:pPr>
        <w:pStyle w:val="21"/>
        <w:rPr>
          <w:rFonts w:ascii="宋体" w:hAnsi="宋体" w:cs="宋体"/>
        </w:rPr>
        <w:sectPr>
          <w:footerReference r:id="rId6" w:type="default"/>
          <w:pgSz w:w="11906" w:h="16838"/>
          <w:pgMar w:top="1440" w:right="1800" w:bottom="1440" w:left="1800" w:header="851" w:footer="992" w:gutter="0"/>
          <w:cols w:space="425" w:num="1"/>
          <w:docGrid w:type="lines" w:linePitch="312" w:charSpace="0"/>
        </w:sectPr>
      </w:pPr>
      <w:r>
        <w:rPr>
          <w:rFonts w:hint="eastAsia" w:ascii="宋体" w:hAnsi="宋体" w:cs="宋体"/>
        </w:rPr>
        <w:fldChar w:fldCharType="end"/>
      </w:r>
    </w:p>
    <w:p>
      <w:pPr>
        <w:pStyle w:val="2"/>
        <w:spacing w:before="0" w:after="0"/>
        <w:rPr>
          <w:rFonts w:hAnsi="宋体" w:cs="宋体"/>
          <w:sz w:val="24"/>
          <w:szCs w:val="24"/>
        </w:rPr>
      </w:pPr>
      <w:bookmarkStart w:id="20" w:name="_Toc15124"/>
      <w:bookmarkStart w:id="21" w:name="_Toc986"/>
      <w:bookmarkStart w:id="22" w:name="_Toc30990"/>
      <w:r>
        <w:rPr>
          <w:rFonts w:hint="eastAsia" w:hAnsi="宋体" w:cs="宋体"/>
          <w:sz w:val="24"/>
          <w:szCs w:val="24"/>
        </w:rPr>
        <w:t>概述</w:t>
      </w:r>
      <w:bookmarkEnd w:id="20"/>
      <w:bookmarkEnd w:id="21"/>
      <w:bookmarkEnd w:id="22"/>
    </w:p>
    <w:p>
      <w:pPr>
        <w:pStyle w:val="4"/>
        <w:spacing w:before="0" w:after="0"/>
        <w:rPr>
          <w:rFonts w:hAnsi="宋体" w:cs="宋体"/>
        </w:rPr>
      </w:pPr>
      <w:bookmarkStart w:id="23" w:name="_Toc6035"/>
      <w:bookmarkStart w:id="24" w:name="_Toc14999"/>
      <w:bookmarkStart w:id="25" w:name="_Toc8016"/>
      <w:r>
        <w:rPr>
          <w:rFonts w:hint="eastAsia" w:hAnsi="宋体" w:cs="宋体"/>
        </w:rPr>
        <w:t>企业现状</w:t>
      </w:r>
      <w:bookmarkEnd w:id="23"/>
      <w:bookmarkEnd w:id="24"/>
      <w:bookmarkEnd w:id="25"/>
    </w:p>
    <w:p>
      <w:pPr>
        <w:pStyle w:val="3"/>
        <w:spacing w:before="0" w:beforeLines="0" w:after="0" w:afterLines="0" w:line="360" w:lineRule="auto"/>
        <w:rPr>
          <w:rFonts w:ascii="宋体" w:hAnsi="宋体" w:cs="宋体"/>
          <w:szCs w:val="21"/>
        </w:rPr>
      </w:pPr>
      <w:r>
        <w:rPr>
          <w:rFonts w:hint="eastAsia" w:ascii="宋体" w:hAnsi="宋体" w:cs="宋体"/>
          <w:szCs w:val="21"/>
        </w:rPr>
        <w:t>随着互联网的迅猛发展，电子商务成为网络经济时代的核心商业模式，已成定局。这对企业传统销售模式带来重大冲击和挑战，进而引发企业思路的剧烈改变。企业利用先进的互联网技术，通过实现电子销售将是解决和优化企业销售管理问题的一个有效手段，电子化销售管理的新课题已展现眼前。</w:t>
      </w:r>
    </w:p>
    <w:p>
      <w:pPr>
        <w:pStyle w:val="4"/>
        <w:spacing w:before="0" w:after="0"/>
        <w:rPr>
          <w:rFonts w:hAnsi="宋体" w:cs="宋体"/>
        </w:rPr>
      </w:pPr>
      <w:bookmarkStart w:id="26" w:name="_Toc32248"/>
      <w:bookmarkStart w:id="27" w:name="_Toc22286"/>
      <w:bookmarkStart w:id="28" w:name="_Toc4364"/>
      <w:r>
        <w:rPr>
          <w:rFonts w:hint="eastAsia" w:hAnsi="宋体" w:cs="宋体"/>
        </w:rPr>
        <w:t>总体要求</w:t>
      </w:r>
      <w:bookmarkEnd w:id="26"/>
      <w:bookmarkEnd w:id="27"/>
      <w:bookmarkEnd w:id="28"/>
    </w:p>
    <w:p>
      <w:pPr>
        <w:pStyle w:val="3"/>
        <w:numPr>
          <w:ilvl w:val="0"/>
          <w:numId w:val="5"/>
        </w:numPr>
        <w:spacing w:before="0" w:beforeLines="0" w:after="0" w:afterLines="0" w:line="360" w:lineRule="auto"/>
        <w:rPr>
          <w:rFonts w:ascii="宋体" w:hAnsi="宋体" w:cs="宋体"/>
          <w:szCs w:val="21"/>
        </w:rPr>
      </w:pPr>
      <w:r>
        <w:rPr>
          <w:rFonts w:hint="eastAsia" w:ascii="宋体" w:hAnsi="宋体" w:cs="宋体"/>
          <w:szCs w:val="21"/>
        </w:rPr>
        <w:t>统一规划、统一设计</w:t>
      </w:r>
    </w:p>
    <w:p>
      <w:pPr>
        <w:pStyle w:val="3"/>
        <w:spacing w:before="0" w:beforeLines="0" w:after="0" w:afterLines="0" w:line="360" w:lineRule="auto"/>
        <w:ind w:left="425" w:firstLine="0"/>
        <w:rPr>
          <w:rFonts w:ascii="宋体" w:hAnsi="宋体" w:cs="宋体"/>
          <w:szCs w:val="21"/>
        </w:rPr>
      </w:pPr>
      <w:r>
        <w:rPr>
          <w:rFonts w:hint="eastAsia" w:ascii="宋体" w:hAnsi="宋体" w:cs="宋体"/>
          <w:szCs w:val="21"/>
        </w:rPr>
        <w:t>从医药分销行业的总体目标出发，将订单、物流、支付等作为平台的一部分，保持规划设计的前瞻性，避免重复投资和浪费。</w:t>
      </w:r>
    </w:p>
    <w:p>
      <w:pPr>
        <w:pStyle w:val="3"/>
        <w:numPr>
          <w:ilvl w:val="0"/>
          <w:numId w:val="5"/>
        </w:numPr>
        <w:spacing w:before="0" w:beforeLines="0" w:after="0" w:afterLines="0" w:line="360" w:lineRule="auto"/>
        <w:rPr>
          <w:rFonts w:ascii="宋体" w:hAnsi="宋体" w:cs="宋体"/>
          <w:szCs w:val="21"/>
        </w:rPr>
      </w:pPr>
      <w:r>
        <w:rPr>
          <w:rFonts w:hint="eastAsia" w:ascii="宋体" w:hAnsi="宋体" w:cs="宋体"/>
          <w:szCs w:val="21"/>
        </w:rPr>
        <w:t>高效使用、快捷方便</w:t>
      </w:r>
    </w:p>
    <w:p>
      <w:pPr>
        <w:pStyle w:val="3"/>
        <w:numPr>
          <w:ilvl w:val="0"/>
          <w:numId w:val="5"/>
        </w:numPr>
        <w:spacing w:before="0" w:beforeLines="0" w:after="0" w:afterLines="0" w:line="360" w:lineRule="auto"/>
        <w:rPr>
          <w:rFonts w:ascii="宋体" w:hAnsi="宋体" w:cs="宋体"/>
          <w:szCs w:val="21"/>
        </w:rPr>
      </w:pPr>
      <w:r>
        <w:rPr>
          <w:rFonts w:hint="eastAsia" w:ascii="宋体" w:hAnsi="宋体" w:cs="宋体"/>
          <w:szCs w:val="21"/>
        </w:rPr>
        <w:t>可升级、可扩展</w:t>
      </w:r>
    </w:p>
    <w:p>
      <w:pPr>
        <w:pStyle w:val="3"/>
        <w:spacing w:before="0" w:beforeLines="0" w:after="0" w:afterLines="0" w:line="360" w:lineRule="auto"/>
        <w:ind w:left="425" w:firstLine="0"/>
        <w:rPr>
          <w:rFonts w:ascii="宋体" w:hAnsi="宋体" w:cs="宋体"/>
          <w:szCs w:val="21"/>
        </w:rPr>
      </w:pPr>
      <w:r>
        <w:rPr>
          <w:rFonts w:hint="eastAsia" w:ascii="宋体" w:hAnsi="宋体" w:cs="宋体"/>
          <w:szCs w:val="21"/>
        </w:rPr>
        <w:t>平台要留有一定的发展扩充空间，适应需求的完善和升级，避免结构性变动。</w:t>
      </w:r>
    </w:p>
    <w:p>
      <w:pPr>
        <w:pStyle w:val="3"/>
        <w:numPr>
          <w:ilvl w:val="0"/>
          <w:numId w:val="5"/>
        </w:numPr>
        <w:spacing w:before="0" w:beforeLines="0" w:after="0" w:afterLines="0" w:line="360" w:lineRule="auto"/>
        <w:rPr>
          <w:rFonts w:ascii="宋体" w:hAnsi="宋体" w:cs="宋体"/>
          <w:szCs w:val="21"/>
        </w:rPr>
      </w:pPr>
      <w:r>
        <w:rPr>
          <w:rFonts w:hint="eastAsia" w:ascii="宋体" w:hAnsi="宋体" w:cs="宋体"/>
          <w:szCs w:val="21"/>
        </w:rPr>
        <w:t>稳定性、安全性和保密性</w:t>
      </w:r>
    </w:p>
    <w:p>
      <w:pPr>
        <w:pStyle w:val="3"/>
        <w:spacing w:before="0" w:beforeLines="0" w:after="0" w:afterLines="0" w:line="360" w:lineRule="auto"/>
        <w:ind w:left="425" w:firstLine="0"/>
        <w:rPr>
          <w:rFonts w:ascii="宋体" w:hAnsi="宋体" w:cs="宋体"/>
          <w:szCs w:val="21"/>
        </w:rPr>
      </w:pPr>
      <w:r>
        <w:rPr>
          <w:rFonts w:hint="eastAsia" w:ascii="宋体" w:hAnsi="宋体" w:cs="宋体"/>
          <w:szCs w:val="21"/>
        </w:rPr>
        <w:t>通过功能权限和数据权限的管理，来限制各种用户的操作行为。并且通过技术手段实现高并发和数据安全。</w:t>
      </w:r>
    </w:p>
    <w:p>
      <w:pPr>
        <w:pStyle w:val="3"/>
        <w:numPr>
          <w:ilvl w:val="0"/>
          <w:numId w:val="5"/>
        </w:numPr>
        <w:spacing w:before="0" w:beforeLines="0" w:after="0" w:afterLines="0" w:line="360" w:lineRule="auto"/>
        <w:rPr>
          <w:rFonts w:ascii="宋体" w:hAnsi="宋体" w:cs="宋体"/>
          <w:szCs w:val="21"/>
        </w:rPr>
      </w:pPr>
      <w:r>
        <w:rPr>
          <w:rFonts w:hint="eastAsia" w:ascii="宋体" w:hAnsi="宋体" w:cs="宋体"/>
          <w:szCs w:val="21"/>
        </w:rPr>
        <w:t>高标准、高起点</w:t>
      </w:r>
    </w:p>
    <w:p>
      <w:pPr>
        <w:pStyle w:val="3"/>
        <w:spacing w:before="0" w:beforeLines="0" w:after="0" w:afterLines="0" w:line="360" w:lineRule="auto"/>
        <w:ind w:left="425" w:firstLine="0"/>
        <w:rPr>
          <w:rFonts w:ascii="宋体" w:hAnsi="宋体" w:cs="宋体"/>
          <w:szCs w:val="21"/>
        </w:rPr>
      </w:pPr>
      <w:r>
        <w:rPr>
          <w:rFonts w:hint="eastAsia" w:ascii="宋体" w:hAnsi="宋体" w:cs="宋体"/>
          <w:szCs w:val="21"/>
        </w:rPr>
        <w:t>在平台功能上立足未来发展的需要，符合公司的整体部署，在高标准的要求下实施。同时在技术上也做到高起点，保持一定的先进性。</w:t>
      </w:r>
    </w:p>
    <w:p>
      <w:pPr>
        <w:pStyle w:val="4"/>
        <w:rPr>
          <w:rFonts w:hAnsi="宋体" w:cs="宋体"/>
        </w:rPr>
      </w:pPr>
      <w:bookmarkStart w:id="29" w:name="_Toc29273"/>
      <w:bookmarkStart w:id="30" w:name="_Toc15102"/>
      <w:bookmarkStart w:id="31" w:name="_Toc20360"/>
      <w:r>
        <w:rPr>
          <w:rFonts w:hint="eastAsia" w:hAnsi="宋体" w:cs="宋体"/>
        </w:rPr>
        <w:t>功能概貌</w:t>
      </w:r>
      <w:bookmarkEnd w:id="29"/>
      <w:bookmarkEnd w:id="30"/>
      <w:bookmarkEnd w:id="31"/>
    </w:p>
    <w:p>
      <w:pPr>
        <w:pStyle w:val="3"/>
        <w:spacing w:before="0" w:beforeLines="0" w:after="0" w:afterLines="0" w:line="360" w:lineRule="auto"/>
        <w:ind w:left="425" w:firstLine="0"/>
        <w:rPr>
          <w:rFonts w:ascii="宋体" w:hAnsi="宋体" w:cs="宋体"/>
        </w:rPr>
      </w:pPr>
      <w:r>
        <w:rPr>
          <w:rFonts w:hint="eastAsia" w:ascii="宋体" w:hAnsi="宋体" w:cs="宋体"/>
        </w:rPr>
        <w:t>平台要实现的主要功能：</w:t>
      </w:r>
    </w:p>
    <w:p>
      <w:pPr>
        <w:pStyle w:val="3"/>
        <w:spacing w:before="0" w:beforeLines="0" w:after="0" w:afterLines="0" w:line="360" w:lineRule="auto"/>
        <w:ind w:left="425" w:firstLine="0"/>
        <w:jc w:val="left"/>
        <w:rPr>
          <w:rFonts w:ascii="宋体" w:hAnsi="宋体" w:cs="宋体"/>
        </w:rPr>
      </w:pPr>
      <w:r>
        <w:rPr>
          <w:rFonts w:hint="eastAsia" w:ascii="宋体" w:hAnsi="宋体" w:cs="宋体"/>
        </w:rPr>
        <w:drawing>
          <wp:inline distT="0" distB="0" distL="114300" distR="114300">
            <wp:extent cx="5269230" cy="2596515"/>
            <wp:effectExtent l="0" t="0" r="7620" b="1333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8"/>
                    <a:stretch>
                      <a:fillRect/>
                    </a:stretch>
                  </pic:blipFill>
                  <pic:spPr>
                    <a:xfrm>
                      <a:off x="0" y="0"/>
                      <a:ext cx="5269230" cy="2596515"/>
                    </a:xfrm>
                    <a:prstGeom prst="rect">
                      <a:avLst/>
                    </a:prstGeom>
                    <a:noFill/>
                    <a:ln w="9525">
                      <a:noFill/>
                    </a:ln>
                  </pic:spPr>
                </pic:pic>
              </a:graphicData>
            </a:graphic>
          </wp:inline>
        </w:drawing>
      </w:r>
    </w:p>
    <w:p>
      <w:pPr>
        <w:pStyle w:val="3"/>
        <w:spacing w:before="0" w:beforeLines="0" w:after="0" w:afterLines="0" w:line="360" w:lineRule="auto"/>
        <w:ind w:firstLine="0"/>
        <w:rPr>
          <w:rFonts w:ascii="宋体" w:hAnsi="宋体" w:cs="宋体"/>
          <w:color w:val="333333"/>
          <w:kern w:val="0"/>
          <w:sz w:val="24"/>
          <w:szCs w:val="24"/>
        </w:rPr>
      </w:pPr>
      <w:r>
        <w:rPr>
          <w:rFonts w:hint="eastAsia" w:ascii="宋体" w:hAnsi="宋体" w:cs="宋体"/>
        </w:rPr>
        <w:tab/>
      </w:r>
      <w:r>
        <w:rPr>
          <w:rFonts w:hint="eastAsia" w:ascii="宋体" w:hAnsi="宋体" w:cs="宋体"/>
        </w:rPr>
        <w:t>平台有三个大的角色：平台（运营后台）、厂商和代理商。</w:t>
      </w:r>
    </w:p>
    <w:p>
      <w:pPr>
        <w:pStyle w:val="2"/>
        <w:spacing w:before="0" w:after="0"/>
        <w:ind w:left="0"/>
        <w:rPr>
          <w:rFonts w:hAnsi="宋体" w:cs="宋体"/>
          <w:sz w:val="24"/>
          <w:szCs w:val="24"/>
        </w:rPr>
      </w:pPr>
      <w:bookmarkStart w:id="32" w:name="_Toc30259"/>
      <w:bookmarkStart w:id="33" w:name="_Toc31141"/>
      <w:bookmarkStart w:id="34" w:name="_Toc9071"/>
      <w:r>
        <w:rPr>
          <w:rFonts w:hint="eastAsia" w:hAnsi="宋体" w:cs="宋体"/>
          <w:sz w:val="24"/>
          <w:szCs w:val="24"/>
        </w:rPr>
        <w:t>功能说明</w:t>
      </w:r>
      <w:bookmarkEnd w:id="32"/>
      <w:bookmarkEnd w:id="33"/>
      <w:bookmarkEnd w:id="34"/>
    </w:p>
    <w:p>
      <w:pPr>
        <w:pStyle w:val="4"/>
        <w:spacing w:before="0" w:after="0"/>
        <w:rPr>
          <w:rFonts w:hAnsi="宋体" w:cs="宋体"/>
        </w:rPr>
      </w:pPr>
      <w:bookmarkStart w:id="35" w:name="_Toc6756"/>
      <w:bookmarkStart w:id="36" w:name="_Toc161"/>
      <w:bookmarkStart w:id="37" w:name="_Toc15079"/>
      <w:r>
        <w:rPr>
          <w:rFonts w:hint="eastAsia" w:hAnsi="宋体" w:cs="宋体"/>
        </w:rPr>
        <w:t>平台首页</w:t>
      </w:r>
      <w:bookmarkEnd w:id="35"/>
      <w:bookmarkEnd w:id="36"/>
      <w:bookmarkEnd w:id="37"/>
    </w:p>
    <w:p>
      <w:pPr>
        <w:spacing w:line="360" w:lineRule="auto"/>
        <w:ind w:firstLine="425"/>
        <w:rPr>
          <w:ins w:id="771" w:author="~~~~~~~~~~~~ [2]" w:date="2017-12-22T10:15:58Z"/>
          <w:rFonts w:hint="eastAsia" w:ascii="宋体" w:hAnsi="宋体" w:cs="宋体"/>
          <w:lang w:eastAsia="zh-CN"/>
        </w:rPr>
      </w:pPr>
      <w:r>
        <w:rPr>
          <w:rFonts w:hint="eastAsia" w:ascii="宋体" w:hAnsi="宋体" w:cs="宋体"/>
        </w:rPr>
        <w:t xml:space="preserve">平台首页主要是展示产品、招商信息、促销信息。同时也是代理商和厂商注册、登录入口。 </w:t>
      </w:r>
      <w:ins w:id="772" w:author="~~~~~~~~~~~~ [2]" w:date="2017-12-22T10:15:25Z">
        <w:r>
          <w:rPr>
            <w:rFonts w:hint="eastAsia" w:ascii="宋体" w:hAnsi="宋体" w:cs="宋体"/>
            <w:lang w:eastAsia="zh-CN"/>
          </w:rPr>
          <w:t>首页</w:t>
        </w:r>
      </w:ins>
      <w:ins w:id="773" w:author="~~~~~~~~~~~~ [2]" w:date="2017-12-22T10:15:31Z">
        <w:r>
          <w:rPr>
            <w:rFonts w:hint="eastAsia" w:ascii="宋体" w:hAnsi="宋体" w:cs="宋体"/>
            <w:lang w:eastAsia="zh-CN"/>
          </w:rPr>
          <w:t>页面</w:t>
        </w:r>
      </w:ins>
      <w:ins w:id="774" w:author="~~~~~~~~~~~~ [2]" w:date="2017-12-22T10:15:35Z">
        <w:r>
          <w:rPr>
            <w:rFonts w:hint="eastAsia" w:ascii="宋体" w:hAnsi="宋体" w:cs="宋体"/>
            <w:lang w:eastAsia="zh-CN"/>
          </w:rPr>
          <w:t>风格</w:t>
        </w:r>
      </w:ins>
      <w:ins w:id="775" w:author="~~~~~~~~~~~~ [2]" w:date="2017-12-22T10:15:36Z">
        <w:r>
          <w:rPr>
            <w:rFonts w:hint="eastAsia" w:ascii="宋体" w:hAnsi="宋体" w:cs="宋体"/>
            <w:lang w:eastAsia="zh-CN"/>
          </w:rPr>
          <w:t>如下</w:t>
        </w:r>
      </w:ins>
      <w:ins w:id="776" w:author="~~~~~~~~~~~~ [2]" w:date="2017-12-22T10:16:20Z">
        <w:r>
          <w:rPr>
            <w:rFonts w:hint="eastAsia" w:ascii="宋体" w:hAnsi="宋体" w:cs="宋体"/>
            <w:lang w:eastAsia="zh-CN"/>
          </w:rPr>
          <w:t>（</w:t>
        </w:r>
      </w:ins>
      <w:ins w:id="777" w:author="~~~~~~~~~~~~ [2]" w:date="2017-12-22T10:16:22Z">
        <w:r>
          <w:rPr>
            <w:rFonts w:hint="eastAsia" w:ascii="宋体" w:hAnsi="宋体" w:cs="宋体"/>
            <w:lang w:eastAsia="zh-CN"/>
          </w:rPr>
          <w:t>具体</w:t>
        </w:r>
      </w:ins>
      <w:ins w:id="778" w:author="~~~~~~~~~~~~ [2]" w:date="2017-12-22T10:16:24Z">
        <w:r>
          <w:rPr>
            <w:rFonts w:hint="eastAsia" w:ascii="宋体" w:hAnsi="宋体" w:cs="宋体"/>
            <w:lang w:eastAsia="zh-CN"/>
          </w:rPr>
          <w:t>配色</w:t>
        </w:r>
      </w:ins>
      <w:ins w:id="779" w:author="~~~~~~~~~~~~ [2]" w:date="2017-12-22T10:16:25Z">
        <w:r>
          <w:rPr>
            <w:rFonts w:hint="eastAsia" w:ascii="宋体" w:hAnsi="宋体" w:cs="宋体"/>
            <w:lang w:eastAsia="zh-CN"/>
          </w:rPr>
          <w:t>根据客户</w:t>
        </w:r>
      </w:ins>
      <w:ins w:id="780" w:author="~~~~~~~~~~~~ [2]" w:date="2017-12-22T10:16:26Z">
        <w:r>
          <w:rPr>
            <w:rFonts w:hint="eastAsia" w:ascii="宋体" w:hAnsi="宋体" w:cs="宋体"/>
            <w:lang w:eastAsia="zh-CN"/>
          </w:rPr>
          <w:t>要求</w:t>
        </w:r>
      </w:ins>
      <w:ins w:id="781" w:author="~~~~~~~~~~~~ [2]" w:date="2017-12-22T10:16:28Z">
        <w:r>
          <w:rPr>
            <w:rFonts w:hint="eastAsia" w:ascii="宋体" w:hAnsi="宋体" w:cs="宋体"/>
            <w:lang w:eastAsia="zh-CN"/>
          </w:rPr>
          <w:t>可以进行</w:t>
        </w:r>
      </w:ins>
      <w:ins w:id="782" w:author="~~~~~~~~~~~~ [2]" w:date="2017-12-22T10:16:29Z">
        <w:r>
          <w:rPr>
            <w:rFonts w:hint="eastAsia" w:ascii="宋体" w:hAnsi="宋体" w:cs="宋体"/>
            <w:lang w:eastAsia="zh-CN"/>
          </w:rPr>
          <w:t>调</w:t>
        </w:r>
      </w:ins>
      <w:ins w:id="783" w:author="~~~~~~~~~~~~ [2]" w:date="2017-12-22T10:16:30Z">
        <w:r>
          <w:rPr>
            <w:rFonts w:hint="eastAsia" w:ascii="宋体" w:hAnsi="宋体" w:cs="宋体"/>
            <w:lang w:eastAsia="zh-CN"/>
          </w:rPr>
          <w:t>整</w:t>
        </w:r>
      </w:ins>
      <w:ins w:id="784" w:author="~~~~~~~~~~~~ [2]" w:date="2017-12-22T10:16:20Z">
        <w:r>
          <w:rPr>
            <w:rFonts w:hint="eastAsia" w:ascii="宋体" w:hAnsi="宋体" w:cs="宋体"/>
            <w:lang w:eastAsia="zh-CN"/>
          </w:rPr>
          <w:t>）</w:t>
        </w:r>
      </w:ins>
      <w:ins w:id="785" w:author="~~~~~~~~~~~~ [2]" w:date="2017-12-22T10:15:36Z">
        <w:r>
          <w:rPr>
            <w:rFonts w:hint="eastAsia" w:ascii="宋体" w:hAnsi="宋体" w:cs="宋体"/>
            <w:lang w:eastAsia="zh-CN"/>
          </w:rPr>
          <w:t>：</w:t>
        </w:r>
      </w:ins>
    </w:p>
    <w:p>
      <w:pPr>
        <w:spacing w:line="360" w:lineRule="auto"/>
        <w:ind w:firstLine="425"/>
        <w:rPr>
          <w:ins w:id="786" w:author="~~~~~~~~~~~~ [2]" w:date="2017-12-22T10:16:14Z"/>
        </w:rPr>
      </w:pPr>
      <w:ins w:id="787" w:author="~~~~~~~~~~~~ [2]" w:date="2017-12-22T10:15:59Z">
        <w:r>
          <w:rPr/>
          <w:drawing>
            <wp:inline distT="0" distB="0" distL="114300" distR="114300">
              <wp:extent cx="3733165" cy="5333365"/>
              <wp:effectExtent l="0" t="0" r="635" b="635"/>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9"/>
                      <a:stretch>
                        <a:fillRect/>
                      </a:stretch>
                    </pic:blipFill>
                    <pic:spPr>
                      <a:xfrm>
                        <a:off x="0" y="0"/>
                        <a:ext cx="3733165" cy="5333365"/>
                      </a:xfrm>
                      <a:prstGeom prst="rect">
                        <a:avLst/>
                      </a:prstGeom>
                      <a:noFill/>
                      <a:ln w="9525">
                        <a:noFill/>
                      </a:ln>
                    </pic:spPr>
                  </pic:pic>
                </a:graphicData>
              </a:graphic>
            </wp:inline>
          </w:drawing>
        </w:r>
      </w:ins>
    </w:p>
    <w:p>
      <w:pPr>
        <w:spacing w:line="360" w:lineRule="auto"/>
        <w:ind w:firstLine="425"/>
        <w:rPr>
          <w:rFonts w:hint="eastAsia"/>
          <w:lang w:eastAsia="zh-CN"/>
        </w:rPr>
      </w:pPr>
      <w:ins w:id="789" w:author="~~~~~~~~~~~~ [2]" w:date="2017-12-22T10:16:15Z">
        <w:r>
          <w:rPr/>
          <w:drawing>
            <wp:inline distT="0" distB="0" distL="114300" distR="114300">
              <wp:extent cx="3485515" cy="5333365"/>
              <wp:effectExtent l="0" t="0" r="635" b="635"/>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10"/>
                      <a:stretch>
                        <a:fillRect/>
                      </a:stretch>
                    </pic:blipFill>
                    <pic:spPr>
                      <a:xfrm>
                        <a:off x="0" y="0"/>
                        <a:ext cx="3485515" cy="5333365"/>
                      </a:xfrm>
                      <a:prstGeom prst="rect">
                        <a:avLst/>
                      </a:prstGeom>
                      <a:noFill/>
                      <a:ln w="9525">
                        <a:noFill/>
                      </a:ln>
                    </pic:spPr>
                  </pic:pic>
                </a:graphicData>
              </a:graphic>
            </wp:inline>
          </w:drawing>
        </w:r>
      </w:ins>
    </w:p>
    <w:p>
      <w:pPr>
        <w:pStyle w:val="5"/>
        <w:spacing w:before="0" w:after="0"/>
        <w:rPr>
          <w:rFonts w:hAnsi="宋体" w:cs="宋体"/>
        </w:rPr>
      </w:pPr>
      <w:bookmarkStart w:id="38" w:name="_Toc13354"/>
      <w:bookmarkStart w:id="39" w:name="_Toc497751727"/>
      <w:bookmarkStart w:id="40" w:name="_Toc11133"/>
      <w:bookmarkStart w:id="41" w:name="_Toc6613"/>
      <w:r>
        <w:rPr>
          <w:rFonts w:hint="eastAsia" w:hAnsi="宋体" w:cs="宋体"/>
        </w:rPr>
        <w:t>注册</w:t>
      </w:r>
      <w:bookmarkEnd w:id="38"/>
      <w:bookmarkEnd w:id="39"/>
      <w:bookmarkEnd w:id="40"/>
      <w:bookmarkEnd w:id="41"/>
    </w:p>
    <w:p>
      <w:pPr>
        <w:spacing w:line="360" w:lineRule="auto"/>
        <w:ind w:left="425"/>
        <w:rPr>
          <w:ins w:id="791" w:author="~~~~~~~~~~~~" w:date="2017-12-19T15:28:00Z"/>
          <w:rFonts w:ascii="宋体" w:hAnsi="宋体" w:cs="宋体"/>
        </w:rPr>
      </w:pPr>
      <w:r>
        <w:rPr>
          <w:rFonts w:hint="eastAsia" w:ascii="宋体" w:hAnsi="宋体" w:cs="宋体"/>
        </w:rPr>
        <w:t>游客可通过门户首页直接注册，</w:t>
      </w:r>
      <w:ins w:id="792" w:author="~~~~~~~~~~~~" w:date="2017-12-19T15:28:00Z">
        <w:r>
          <w:rPr>
            <w:rFonts w:hint="eastAsia" w:ascii="宋体" w:hAnsi="宋体" w:cs="宋体"/>
          </w:rPr>
          <w:t>注册时选择厂商/代理商，</w:t>
        </w:r>
      </w:ins>
      <w:r>
        <w:rPr>
          <w:rFonts w:hint="eastAsia" w:ascii="宋体" w:hAnsi="宋体" w:cs="宋体"/>
        </w:rPr>
        <w:t>成为平台的厂商或者代理商。</w:t>
      </w:r>
    </w:p>
    <w:p>
      <w:pPr>
        <w:spacing w:line="360" w:lineRule="auto"/>
        <w:ind w:left="425"/>
        <w:rPr>
          <w:ins w:id="793" w:author="~~~~~~~~~~~~" w:date="2017-12-19T15:32:00Z"/>
          <w:rFonts w:ascii="宋体" w:hAnsi="宋体" w:cs="宋体"/>
        </w:rPr>
      </w:pPr>
      <w:ins w:id="794" w:author="~~~~~~~~~~~~" w:date="2017-12-19T15:28:00Z">
        <w:r>
          <w:rPr>
            <w:rFonts w:hint="eastAsia" w:ascii="宋体" w:hAnsi="宋体" w:cs="宋体"/>
          </w:rPr>
          <w:t>代理商</w:t>
        </w:r>
      </w:ins>
      <w:ins w:id="795" w:author="~~~~~~~~~~~~" w:date="2017-12-19T15:29:00Z">
        <w:r>
          <w:rPr>
            <w:rFonts w:hint="eastAsia" w:ascii="宋体" w:hAnsi="宋体" w:cs="宋体"/>
          </w:rPr>
          <w:t>有两种来源</w:t>
        </w:r>
      </w:ins>
      <w:ins w:id="796" w:author="~~~~~~~~~~~~" w:date="2017-12-19T15:30:00Z">
        <w:r>
          <w:rPr>
            <w:rFonts w:hint="eastAsia" w:ascii="宋体" w:hAnsi="宋体" w:cs="宋体"/>
          </w:rPr>
          <w:t>：</w:t>
        </w:r>
      </w:ins>
      <w:ins w:id="797" w:author="~~~~~~~~~~~~" w:date="2017-12-19T15:33:00Z">
        <w:r>
          <w:rPr>
            <w:rFonts w:hint="eastAsia" w:ascii="宋体" w:hAnsi="宋体" w:cs="宋体"/>
          </w:rPr>
          <w:t>一种为</w:t>
        </w:r>
      </w:ins>
      <w:ins w:id="798" w:author="~~~~~~~~~~~~" w:date="2017-12-19T15:29:00Z">
        <w:r>
          <w:rPr>
            <w:rFonts w:hint="eastAsia" w:ascii="宋体" w:hAnsi="宋体" w:cs="宋体"/>
          </w:rPr>
          <w:t>厂商</w:t>
        </w:r>
      </w:ins>
      <w:ins w:id="799" w:author="~~~~~~~~~~~~" w:date="2017-12-19T15:31:00Z">
        <w:r>
          <w:rPr>
            <w:rFonts w:hint="eastAsia" w:ascii="宋体" w:hAnsi="宋体" w:cs="宋体"/>
          </w:rPr>
          <w:t>直接</w:t>
        </w:r>
      </w:ins>
      <w:ins w:id="800" w:author="~~~~~~~~~~~~" w:date="2017-12-19T15:29:00Z">
        <w:r>
          <w:rPr>
            <w:rFonts w:hint="eastAsia" w:ascii="宋体" w:hAnsi="宋体" w:cs="宋体"/>
          </w:rPr>
          <w:t>添加，分配的用户名和密码</w:t>
        </w:r>
      </w:ins>
      <w:ins w:id="801" w:author="~~~~~~~~~~~~" w:date="2017-12-19T15:31:00Z">
        <w:r>
          <w:rPr>
            <w:rFonts w:hint="eastAsia" w:ascii="宋体" w:hAnsi="宋体" w:cs="宋体"/>
          </w:rPr>
          <w:t>，</w:t>
        </w:r>
      </w:ins>
      <w:ins w:id="802" w:author="~~~~~~~~~~~~" w:date="2017-12-19T15:32:00Z">
        <w:r>
          <w:rPr>
            <w:rFonts w:hint="eastAsia" w:ascii="宋体" w:hAnsi="宋体" w:cs="宋体"/>
          </w:rPr>
          <w:t>代理商登录时必须修改密码</w:t>
        </w:r>
      </w:ins>
      <w:ins w:id="803" w:author="毕超" w:date="2017-12-20T16:09:00Z">
        <w:r>
          <w:rPr>
            <w:rFonts w:hint="eastAsia" w:ascii="宋体" w:hAnsi="宋体" w:cs="宋体"/>
          </w:rPr>
          <w:t>，相当于跳转代理商注册页面</w:t>
        </w:r>
      </w:ins>
      <w:ins w:id="804" w:author="~~~~~~~~~~~~" w:date="2017-12-19T15:30:00Z">
        <w:r>
          <w:rPr>
            <w:rFonts w:hint="eastAsia" w:ascii="宋体" w:hAnsi="宋体" w:cs="宋体"/>
          </w:rPr>
          <w:t>；一种为代理商通过注册成为平台的代理商，注册时需要填写</w:t>
        </w:r>
      </w:ins>
      <w:ins w:id="805" w:author="~~~~~~~~~~~~" w:date="2017-12-19T15:35:00Z">
        <w:r>
          <w:rPr>
            <w:rFonts w:hint="eastAsia" w:ascii="宋体" w:hAnsi="宋体" w:cs="宋体"/>
          </w:rPr>
          <w:t>手机号、</w:t>
        </w:r>
      </w:ins>
      <w:ins w:id="806" w:author="~~~~~~~~~~~~" w:date="2017-12-19T15:30:00Z">
        <w:r>
          <w:rPr>
            <w:rFonts w:hint="eastAsia" w:ascii="宋体" w:hAnsi="宋体" w:cs="宋体"/>
          </w:rPr>
          <w:t>法人的姓名、身份</w:t>
        </w:r>
      </w:ins>
      <w:ins w:id="807" w:author="~~~~~~~~~~~~" w:date="2017-12-19T15:31:00Z">
        <w:r>
          <w:rPr>
            <w:rFonts w:hint="eastAsia" w:ascii="宋体" w:hAnsi="宋体" w:cs="宋体"/>
          </w:rPr>
          <w:t>证号码、公司全称、统一社会信用代码、登录账号、登录密码</w:t>
        </w:r>
      </w:ins>
      <w:ins w:id="808" w:author="~~~~~~~~~~~~" w:date="2017-12-19T15:32:00Z">
        <w:r>
          <w:rPr>
            <w:rFonts w:hint="eastAsia" w:ascii="宋体" w:hAnsi="宋体" w:cs="宋体"/>
          </w:rPr>
          <w:t>等信息，注册提交时后台自动通过工商网进行验证审核。</w:t>
        </w:r>
      </w:ins>
    </w:p>
    <w:p>
      <w:pPr>
        <w:spacing w:line="360" w:lineRule="auto"/>
        <w:ind w:left="425"/>
        <w:rPr>
          <w:ins w:id="809" w:author="~~~~~~~~~~~~" w:date="2017-12-19T15:35:00Z"/>
          <w:rFonts w:ascii="宋体" w:hAnsi="宋体" w:cs="宋体"/>
        </w:rPr>
      </w:pPr>
      <w:ins w:id="810" w:author="~~~~~~~~~~~~" w:date="2017-12-19T15:32:00Z">
        <w:r>
          <w:rPr>
            <w:rFonts w:hint="eastAsia" w:ascii="宋体" w:hAnsi="宋体" w:cs="宋体"/>
          </w:rPr>
          <w:t>厂商</w:t>
        </w:r>
      </w:ins>
      <w:ins w:id="811" w:author="~~~~~~~~~~~~" w:date="2017-12-19T15:33:00Z">
        <w:r>
          <w:rPr>
            <w:rFonts w:hint="eastAsia" w:ascii="宋体" w:hAnsi="宋体" w:cs="宋体"/>
          </w:rPr>
          <w:t>注册时</w:t>
        </w:r>
      </w:ins>
      <w:ins w:id="812" w:author="~~~~~~~~~~~~" w:date="2017-12-19T15:34:00Z">
        <w:r>
          <w:rPr>
            <w:rFonts w:hint="eastAsia" w:ascii="宋体" w:hAnsi="宋体" w:cs="宋体"/>
          </w:rPr>
          <w:t>需要填写</w:t>
        </w:r>
      </w:ins>
      <w:ins w:id="813" w:author="~~~~~~~~~~~~" w:date="2017-12-19T15:35:00Z">
        <w:r>
          <w:rPr>
            <w:rFonts w:hint="eastAsia" w:ascii="宋体" w:hAnsi="宋体" w:cs="宋体"/>
          </w:rPr>
          <w:t>手机号、法人的姓名、身份证号码、公司全称、统一社会信用代码、登录账号、登录密码等信息，厂商注册提交后需要后台人工审核。</w:t>
        </w:r>
      </w:ins>
    </w:p>
    <w:p>
      <w:pPr>
        <w:spacing w:line="360" w:lineRule="auto"/>
        <w:ind w:left="425"/>
        <w:rPr>
          <w:ins w:id="814" w:author="~~~~~~~~~~~~" w:date="2017-12-19T15:27:00Z"/>
          <w:rFonts w:ascii="宋体" w:hAnsi="宋体" w:cs="宋体"/>
        </w:rPr>
      </w:pPr>
      <w:ins w:id="815" w:author="~~~~~~~~~~~~" w:date="2017-12-19T15:35:00Z">
        <w:r>
          <w:rPr>
            <w:rFonts w:hint="eastAsia" w:ascii="宋体" w:hAnsi="宋体" w:cs="宋体"/>
          </w:rPr>
          <w:t>以下</w:t>
        </w:r>
      </w:ins>
      <w:ins w:id="816" w:author="毕超" w:date="2017-12-20T16:20:00Z">
        <w:r>
          <w:rPr>
            <w:rFonts w:hint="eastAsia" w:ascii="宋体" w:hAnsi="宋体" w:cs="宋体"/>
          </w:rPr>
          <w:t>为</w:t>
        </w:r>
      </w:ins>
      <w:ins w:id="817" w:author="~~~~~~~~~~~~" w:date="2017-12-19T15:36:00Z">
        <w:r>
          <w:rPr>
            <w:rFonts w:hint="eastAsia" w:ascii="宋体" w:hAnsi="宋体" w:cs="宋体"/>
          </w:rPr>
          <w:t>厂商注册为例（图片中有些字段后续会加上）</w:t>
        </w:r>
      </w:ins>
    </w:p>
    <w:p>
      <w:pPr>
        <w:spacing w:line="360" w:lineRule="auto"/>
        <w:ind w:left="425"/>
        <w:rPr>
          <w:rFonts w:ascii="宋体" w:hAnsi="宋体" w:cs="宋体"/>
        </w:rPr>
      </w:pPr>
      <w:r>
        <w:rPr>
          <w:rFonts w:hint="eastAsia" w:ascii="宋体" w:hAnsi="宋体" w:cs="宋体"/>
        </w:rPr>
        <w:t>注册分为3步（以卖家注册为列说明），第一步输入手机号码进行验证，</w:t>
      </w:r>
    </w:p>
    <w:p>
      <w:pPr>
        <w:rPr>
          <w:rFonts w:ascii="宋体" w:hAnsi="宋体" w:cs="宋体"/>
        </w:rPr>
      </w:pPr>
      <w:r>
        <w:rPr>
          <w:rFonts w:hint="eastAsia" w:ascii="宋体" w:hAnsi="宋体" w:cs="宋体"/>
        </w:rPr>
        <w:drawing>
          <wp:inline distT="0" distB="0" distL="114300" distR="114300">
            <wp:extent cx="5274310" cy="3002280"/>
            <wp:effectExtent l="0" t="0" r="2540" b="762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11"/>
                    <a:stretch>
                      <a:fillRect/>
                    </a:stretch>
                  </pic:blipFill>
                  <pic:spPr>
                    <a:xfrm>
                      <a:off x="0" y="0"/>
                      <a:ext cx="5274310" cy="3002280"/>
                    </a:xfrm>
                    <a:prstGeom prst="rect">
                      <a:avLst/>
                    </a:prstGeom>
                    <a:noFill/>
                    <a:ln w="9525">
                      <a:noFill/>
                    </a:ln>
                  </pic:spPr>
                </pic:pic>
              </a:graphicData>
            </a:graphic>
          </wp:inline>
        </w:drawing>
      </w:r>
    </w:p>
    <w:p>
      <w:pPr>
        <w:rPr>
          <w:rFonts w:ascii="宋体" w:hAnsi="宋体" w:cs="宋体"/>
        </w:rPr>
      </w:pPr>
      <w:r>
        <w:rPr>
          <w:rFonts w:hint="eastAsia" w:ascii="宋体" w:hAnsi="宋体" w:cs="宋体"/>
        </w:rPr>
        <w:tab/>
      </w:r>
      <w:r>
        <w:rPr>
          <w:rFonts w:hint="eastAsia" w:ascii="宋体" w:hAnsi="宋体" w:cs="宋体"/>
        </w:rPr>
        <w:t>验证成功之后，录入用户名、登录密码以及公司全称，并提交，</w:t>
      </w:r>
    </w:p>
    <w:p>
      <w:pPr>
        <w:rPr>
          <w:rFonts w:ascii="宋体" w:hAnsi="宋体" w:cs="宋体"/>
        </w:rPr>
      </w:pPr>
      <w:r>
        <w:rPr>
          <w:rFonts w:hint="eastAsia" w:ascii="宋体" w:hAnsi="宋体" w:cs="宋体"/>
        </w:rPr>
        <w:drawing>
          <wp:inline distT="0" distB="0" distL="114300" distR="114300">
            <wp:extent cx="5271770" cy="3055620"/>
            <wp:effectExtent l="0" t="0" r="5080" b="1143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12"/>
                    <a:stretch>
                      <a:fillRect/>
                    </a:stretch>
                  </pic:blipFill>
                  <pic:spPr>
                    <a:xfrm>
                      <a:off x="0" y="0"/>
                      <a:ext cx="5271770" cy="3055620"/>
                    </a:xfrm>
                    <a:prstGeom prst="rect">
                      <a:avLst/>
                    </a:prstGeom>
                    <a:noFill/>
                    <a:ln w="9525">
                      <a:noFill/>
                    </a:ln>
                  </pic:spPr>
                </pic:pic>
              </a:graphicData>
            </a:graphic>
          </wp:inline>
        </w:drawing>
      </w:r>
    </w:p>
    <w:p>
      <w:pPr>
        <w:rPr>
          <w:rFonts w:ascii="宋体" w:hAnsi="宋体" w:cs="宋体"/>
        </w:rPr>
      </w:pPr>
      <w:r>
        <w:rPr>
          <w:rFonts w:hint="eastAsia" w:ascii="宋体" w:hAnsi="宋体" w:cs="宋体"/>
        </w:rPr>
        <w:tab/>
      </w:r>
      <w:r>
        <w:rPr>
          <w:rFonts w:hint="eastAsia" w:ascii="宋体" w:hAnsi="宋体" w:cs="宋体"/>
        </w:rPr>
        <w:t>系统提示注册成功。</w:t>
      </w:r>
    </w:p>
    <w:p>
      <w:pPr>
        <w:rPr>
          <w:rFonts w:ascii="宋体" w:hAnsi="宋体" w:cs="宋体"/>
        </w:rPr>
      </w:pPr>
      <w:r>
        <w:rPr>
          <w:rFonts w:hint="eastAsia" w:ascii="宋体" w:hAnsi="宋体" w:cs="宋体"/>
        </w:rPr>
        <w:drawing>
          <wp:inline distT="0" distB="0" distL="114300" distR="114300">
            <wp:extent cx="5273040" cy="2660650"/>
            <wp:effectExtent l="0" t="0" r="3810" b="635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13"/>
                    <a:stretch>
                      <a:fillRect/>
                    </a:stretch>
                  </pic:blipFill>
                  <pic:spPr>
                    <a:xfrm>
                      <a:off x="0" y="0"/>
                      <a:ext cx="5273040" cy="2660650"/>
                    </a:xfrm>
                    <a:prstGeom prst="rect">
                      <a:avLst/>
                    </a:prstGeom>
                    <a:noFill/>
                    <a:ln w="9525">
                      <a:noFill/>
                    </a:ln>
                  </pic:spPr>
                </pic:pic>
              </a:graphicData>
            </a:graphic>
          </wp:inline>
        </w:drawing>
      </w:r>
    </w:p>
    <w:p>
      <w:pPr>
        <w:rPr>
          <w:rFonts w:ascii="宋体" w:hAnsi="宋体" w:cs="宋体"/>
        </w:rPr>
      </w:pPr>
      <w:r>
        <w:rPr>
          <w:rFonts w:hint="eastAsia" w:ascii="宋体" w:hAnsi="宋体" w:cs="宋体"/>
        </w:rPr>
        <w:t>厂商：后台人工审核，审核通过后可使用全部功能</w:t>
      </w:r>
    </w:p>
    <w:p>
      <w:pPr>
        <w:rPr>
          <w:rFonts w:ascii="宋体" w:hAnsi="宋体" w:cs="宋体"/>
        </w:rPr>
      </w:pPr>
      <w:r>
        <w:rPr>
          <w:rFonts w:hint="eastAsia" w:ascii="宋体" w:hAnsi="宋体" w:cs="宋体"/>
        </w:rPr>
        <w:t>代理商：通过工商接口实时审核，审核通过可使用招商信息模块、金融服务模块、资料管理模块、权限管理模块</w:t>
      </w:r>
    </w:p>
    <w:p>
      <w:pPr>
        <w:pStyle w:val="5"/>
        <w:spacing w:before="0" w:after="0"/>
        <w:rPr>
          <w:rFonts w:hAnsi="宋体" w:cs="宋体"/>
        </w:rPr>
      </w:pPr>
      <w:bookmarkStart w:id="42" w:name="_Toc30066"/>
      <w:bookmarkStart w:id="43" w:name="_Toc16866"/>
      <w:bookmarkStart w:id="44" w:name="_Toc24018"/>
      <w:r>
        <w:rPr>
          <w:rFonts w:hint="eastAsia" w:hAnsi="宋体" w:cs="宋体"/>
        </w:rPr>
        <w:t>登录</w:t>
      </w:r>
      <w:bookmarkEnd w:id="42"/>
      <w:bookmarkEnd w:id="43"/>
      <w:bookmarkEnd w:id="44"/>
    </w:p>
    <w:p>
      <w:pPr>
        <w:spacing w:line="360" w:lineRule="auto"/>
        <w:ind w:left="425"/>
        <w:rPr>
          <w:rFonts w:ascii="宋体" w:hAnsi="宋体" w:cs="宋体"/>
        </w:rPr>
      </w:pPr>
      <w:r>
        <w:rPr>
          <w:rFonts w:hint="eastAsia" w:ascii="宋体" w:hAnsi="宋体" w:cs="宋体"/>
        </w:rPr>
        <w:t>可输入用户名、邮箱或手机号进行登录。</w:t>
      </w:r>
    </w:p>
    <w:p>
      <w:pPr>
        <w:spacing w:line="360" w:lineRule="auto"/>
        <w:rPr>
          <w:rFonts w:ascii="宋体" w:hAnsi="宋体" w:cs="宋体"/>
        </w:rPr>
      </w:pPr>
      <w:r>
        <w:rPr>
          <w:rFonts w:hint="eastAsia" w:ascii="宋体" w:hAnsi="宋体" w:cs="宋体"/>
        </w:rPr>
        <w:drawing>
          <wp:inline distT="0" distB="0" distL="114300" distR="114300">
            <wp:extent cx="5270500" cy="2078355"/>
            <wp:effectExtent l="0" t="0" r="6350" b="17145"/>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
                    <pic:cNvPicPr>
                      <a:picLocks noChangeAspect="1"/>
                    </pic:cNvPicPr>
                  </pic:nvPicPr>
                  <pic:blipFill>
                    <a:blip r:embed="rId14"/>
                    <a:stretch>
                      <a:fillRect/>
                    </a:stretch>
                  </pic:blipFill>
                  <pic:spPr>
                    <a:xfrm>
                      <a:off x="0" y="0"/>
                      <a:ext cx="5270500" cy="2078355"/>
                    </a:xfrm>
                    <a:prstGeom prst="rect">
                      <a:avLst/>
                    </a:prstGeom>
                    <a:noFill/>
                    <a:ln w="9525">
                      <a:noFill/>
                    </a:ln>
                  </pic:spPr>
                </pic:pic>
              </a:graphicData>
            </a:graphic>
          </wp:inline>
        </w:drawing>
      </w:r>
    </w:p>
    <w:p>
      <w:pPr>
        <w:spacing w:line="360" w:lineRule="auto"/>
        <w:rPr>
          <w:rFonts w:ascii="宋体" w:hAnsi="宋体" w:cs="宋体"/>
        </w:rPr>
      </w:pPr>
      <w:r>
        <w:rPr>
          <w:rFonts w:hint="eastAsia" w:ascii="宋体" w:hAnsi="宋体" w:cs="宋体"/>
        </w:rPr>
        <w:tab/>
      </w:r>
      <w:r>
        <w:rPr>
          <w:rFonts w:hint="eastAsia" w:ascii="宋体" w:hAnsi="宋体" w:cs="宋体"/>
        </w:rPr>
        <w:t>如果忘记密码，可以使用“忘记密码”功能。</w:t>
      </w:r>
    </w:p>
    <w:p>
      <w:pPr>
        <w:spacing w:line="360" w:lineRule="auto"/>
        <w:rPr>
          <w:rFonts w:ascii="宋体" w:hAnsi="宋体" w:cs="宋体"/>
        </w:rPr>
      </w:pPr>
      <w:r>
        <w:rPr>
          <w:rFonts w:hint="eastAsia" w:ascii="宋体" w:hAnsi="宋体" w:cs="宋体"/>
        </w:rPr>
        <w:tab/>
      </w:r>
      <w:r>
        <w:rPr>
          <w:rFonts w:hint="eastAsia" w:ascii="宋体" w:hAnsi="宋体" w:cs="宋体"/>
        </w:rPr>
        <w:t>首先填写账号，</w:t>
      </w:r>
    </w:p>
    <w:p>
      <w:pPr>
        <w:spacing w:line="360" w:lineRule="auto"/>
        <w:rPr>
          <w:rFonts w:ascii="宋体" w:hAnsi="宋体" w:cs="宋体"/>
        </w:rPr>
      </w:pPr>
      <w:r>
        <w:rPr>
          <w:rFonts w:hint="eastAsia" w:ascii="宋体" w:hAnsi="宋体" w:cs="宋体"/>
        </w:rPr>
        <w:drawing>
          <wp:inline distT="0" distB="0" distL="114300" distR="114300">
            <wp:extent cx="5264150" cy="2531745"/>
            <wp:effectExtent l="0" t="0" r="12700" b="1905"/>
            <wp:docPr id="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0"/>
                    <pic:cNvPicPr>
                      <a:picLocks noChangeAspect="1"/>
                    </pic:cNvPicPr>
                  </pic:nvPicPr>
                  <pic:blipFill>
                    <a:blip r:embed="rId15"/>
                    <a:stretch>
                      <a:fillRect/>
                    </a:stretch>
                  </pic:blipFill>
                  <pic:spPr>
                    <a:xfrm>
                      <a:off x="0" y="0"/>
                      <a:ext cx="5264150" cy="2531745"/>
                    </a:xfrm>
                    <a:prstGeom prst="rect">
                      <a:avLst/>
                    </a:prstGeom>
                    <a:noFill/>
                    <a:ln w="9525">
                      <a:noFill/>
                    </a:ln>
                  </pic:spPr>
                </pic:pic>
              </a:graphicData>
            </a:graphic>
          </wp:inline>
        </w:drawing>
      </w:r>
    </w:p>
    <w:p>
      <w:pPr>
        <w:spacing w:line="360" w:lineRule="auto"/>
        <w:rPr>
          <w:rFonts w:ascii="宋体" w:hAnsi="宋体" w:cs="宋体"/>
        </w:rPr>
      </w:pPr>
      <w:r>
        <w:rPr>
          <w:rFonts w:hint="eastAsia" w:ascii="宋体" w:hAnsi="宋体" w:cs="宋体"/>
        </w:rPr>
        <w:tab/>
      </w:r>
      <w:r>
        <w:rPr>
          <w:rFonts w:hint="eastAsia" w:ascii="宋体" w:hAnsi="宋体" w:cs="宋体"/>
        </w:rPr>
        <w:t>然后通过手机发送验证码，根据指引完成找回密码功能。</w:t>
      </w:r>
    </w:p>
    <w:p>
      <w:pPr>
        <w:spacing w:line="360" w:lineRule="auto"/>
        <w:rPr>
          <w:rFonts w:ascii="宋体" w:hAnsi="宋体" w:cs="宋体"/>
        </w:rPr>
      </w:pPr>
      <w:r>
        <w:rPr>
          <w:rFonts w:hint="eastAsia" w:ascii="宋体" w:hAnsi="宋体" w:cs="宋体"/>
        </w:rPr>
        <w:tab/>
      </w:r>
      <w:r>
        <w:rPr>
          <w:rFonts w:hint="eastAsia" w:ascii="宋体" w:hAnsi="宋体" w:cs="宋体"/>
        </w:rPr>
        <w:t>填写新密码，完成密码重置。</w:t>
      </w:r>
    </w:p>
    <w:p>
      <w:pPr>
        <w:pStyle w:val="4"/>
        <w:rPr>
          <w:rFonts w:hAnsi="宋体" w:cs="宋体"/>
        </w:rPr>
      </w:pPr>
      <w:bookmarkStart w:id="45" w:name="_Toc30355"/>
      <w:bookmarkStart w:id="46" w:name="_Toc15068"/>
      <w:bookmarkStart w:id="47" w:name="_Toc25399"/>
      <w:r>
        <w:rPr>
          <w:rFonts w:hint="eastAsia" w:hAnsi="宋体" w:cs="宋体"/>
        </w:rPr>
        <w:t>后台首页</w:t>
      </w:r>
      <w:bookmarkEnd w:id="45"/>
      <w:bookmarkEnd w:id="46"/>
      <w:bookmarkEnd w:id="47"/>
    </w:p>
    <w:p>
      <w:pPr>
        <w:ind w:firstLine="425"/>
        <w:rPr>
          <w:rFonts w:ascii="宋体" w:hAnsi="宋体" w:cs="宋体"/>
        </w:rPr>
      </w:pPr>
      <w:r>
        <w:rPr>
          <w:rFonts w:hint="eastAsia" w:ascii="宋体" w:hAnsi="宋体" w:cs="宋体"/>
        </w:rPr>
        <w:t>平台登录以后，厂商和代理商进入各自的后台，首先看到的是后台首页。（以下为厂商登录后的后台首页界面）</w:t>
      </w:r>
    </w:p>
    <w:p>
      <w:pPr>
        <w:rPr>
          <w:rFonts w:ascii="宋体" w:hAnsi="宋体" w:cs="宋体"/>
        </w:rPr>
      </w:pPr>
      <w:r>
        <w:rPr>
          <w:rFonts w:hint="eastAsia" w:ascii="宋体" w:hAnsi="宋体" w:cs="宋体"/>
        </w:rPr>
        <w:drawing>
          <wp:inline distT="0" distB="0" distL="114300" distR="114300">
            <wp:extent cx="5269230" cy="2656205"/>
            <wp:effectExtent l="0" t="0" r="7620" b="10795"/>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16"/>
                    <a:stretch>
                      <a:fillRect/>
                    </a:stretch>
                  </pic:blipFill>
                  <pic:spPr>
                    <a:xfrm>
                      <a:off x="0" y="0"/>
                      <a:ext cx="5269230" cy="2656205"/>
                    </a:xfrm>
                    <a:prstGeom prst="rect">
                      <a:avLst/>
                    </a:prstGeom>
                    <a:noFill/>
                    <a:ln w="9525">
                      <a:noFill/>
                    </a:ln>
                  </pic:spPr>
                </pic:pic>
              </a:graphicData>
            </a:graphic>
          </wp:inline>
        </w:drawing>
      </w:r>
    </w:p>
    <w:p>
      <w:pPr>
        <w:spacing w:line="360" w:lineRule="auto"/>
        <w:rPr>
          <w:rFonts w:ascii="宋体" w:hAnsi="宋体" w:cs="宋体"/>
        </w:rPr>
      </w:pPr>
      <w:r>
        <w:rPr>
          <w:rFonts w:hint="eastAsia" w:ascii="宋体" w:hAnsi="宋体" w:cs="宋体"/>
        </w:rPr>
        <w:tab/>
      </w:r>
      <w:r>
        <w:rPr>
          <w:rFonts w:hint="eastAsia" w:ascii="宋体" w:hAnsi="宋体" w:cs="宋体"/>
        </w:rPr>
        <w:t>首页最上面是帮助、消息、登录的用户姓名、设置，左边是系统菜单，右边是简报、简单分析、待办、公告等。</w:t>
      </w:r>
      <w:r>
        <w:rPr>
          <w:rFonts w:hint="eastAsia" w:ascii="宋体" w:hAnsi="宋体" w:cs="宋体"/>
        </w:rPr>
        <w:tab/>
      </w:r>
    </w:p>
    <w:p>
      <w:pPr>
        <w:pStyle w:val="5"/>
        <w:spacing w:before="0" w:after="0"/>
        <w:rPr>
          <w:rFonts w:hAnsi="宋体" w:cs="宋体"/>
        </w:rPr>
      </w:pPr>
      <w:bookmarkStart w:id="48" w:name="_Toc12820"/>
      <w:bookmarkStart w:id="49" w:name="_Toc14350"/>
      <w:bookmarkStart w:id="50" w:name="_Toc17376"/>
      <w:r>
        <w:rPr>
          <w:rFonts w:hint="eastAsia" w:hAnsi="宋体" w:cs="宋体"/>
        </w:rPr>
        <w:t>修改密码</w:t>
      </w:r>
      <w:bookmarkEnd w:id="48"/>
      <w:bookmarkEnd w:id="49"/>
      <w:bookmarkEnd w:id="50"/>
    </w:p>
    <w:p>
      <w:pPr>
        <w:spacing w:line="360" w:lineRule="auto"/>
        <w:ind w:firstLine="425"/>
        <w:rPr>
          <w:rFonts w:ascii="宋体" w:hAnsi="宋体" w:cs="宋体"/>
        </w:rPr>
      </w:pPr>
      <w:r>
        <w:rPr>
          <w:rFonts w:hint="eastAsia" w:ascii="宋体" w:hAnsi="宋体" w:cs="宋体"/>
        </w:rPr>
        <w:t>除了注册上来的用户会自己设了密码，其他新增的用户</w:t>
      </w:r>
      <w:ins w:id="818" w:author="~~~~~~~~~~~~" w:date="2017-12-19T16:00:00Z">
        <w:r>
          <w:rPr>
            <w:rFonts w:hint="eastAsia" w:ascii="宋体" w:hAnsi="宋体" w:cs="宋体"/>
          </w:rPr>
          <w:t>（包含厂商新增的代理商、添加的员工账号）</w:t>
        </w:r>
      </w:ins>
      <w:r>
        <w:rPr>
          <w:rFonts w:hint="eastAsia" w:ascii="宋体" w:hAnsi="宋体" w:cs="宋体"/>
        </w:rPr>
        <w:t>平台会自动分配一个默认的密码</w:t>
      </w:r>
      <w:ins w:id="819" w:author="~~~~~~~~~~~~ [2]" w:date="2017-12-20T16:58:51Z">
        <w:r>
          <w:rPr>
            <w:rFonts w:hint="eastAsia" w:ascii="宋体" w:hAnsi="宋体" w:cs="宋体"/>
            <w:lang w:eastAsia="zh-CN"/>
          </w:rPr>
          <w:t>（</w:t>
        </w:r>
      </w:ins>
      <w:ins w:id="820" w:author="~~~~~~~~~~~~ [2]" w:date="2017-12-20T16:58:54Z">
        <w:r>
          <w:rPr>
            <w:rFonts w:hint="eastAsia" w:ascii="宋体" w:hAnsi="宋体" w:cs="宋体"/>
            <w:lang w:eastAsia="zh-CN"/>
          </w:rPr>
          <w:t>密码</w:t>
        </w:r>
      </w:ins>
      <w:ins w:id="821" w:author="~~~~~~~~~~~~ [2]" w:date="2017-12-20T16:59:01Z">
        <w:r>
          <w:rPr>
            <w:rFonts w:hint="eastAsia" w:ascii="宋体" w:hAnsi="宋体" w:cs="宋体"/>
            <w:lang w:eastAsia="zh-CN"/>
          </w:rPr>
          <w:t>是</w:t>
        </w:r>
      </w:ins>
      <w:ins w:id="822" w:author="~~~~~~~~~~~~ [2]" w:date="2017-12-20T16:58:56Z">
        <w:r>
          <w:rPr>
            <w:rFonts w:hint="eastAsia" w:ascii="宋体" w:hAnsi="宋体" w:cs="宋体"/>
            <w:lang w:eastAsia="zh-CN"/>
          </w:rPr>
          <w:t>随机</w:t>
        </w:r>
      </w:ins>
      <w:ins w:id="823" w:author="~~~~~~~~~~~~ [2]" w:date="2017-12-20T16:58:57Z">
        <w:r>
          <w:rPr>
            <w:rFonts w:hint="eastAsia" w:ascii="宋体" w:hAnsi="宋体" w:cs="宋体"/>
            <w:lang w:eastAsia="zh-CN"/>
          </w:rPr>
          <w:t>生成</w:t>
        </w:r>
      </w:ins>
      <w:ins w:id="824" w:author="~~~~~~~~~~~~ [2]" w:date="2017-12-20T16:59:04Z">
        <w:r>
          <w:rPr>
            <w:rFonts w:hint="eastAsia" w:ascii="宋体" w:hAnsi="宋体" w:cs="宋体"/>
            <w:lang w:eastAsia="zh-CN"/>
          </w:rPr>
          <w:t>的</w:t>
        </w:r>
      </w:ins>
      <w:ins w:id="825" w:author="~~~~~~~~~~~~ [2]" w:date="2017-12-20T16:58:52Z">
        <w:r>
          <w:rPr>
            <w:rFonts w:hint="eastAsia" w:ascii="宋体" w:hAnsi="宋体" w:cs="宋体"/>
            <w:lang w:eastAsia="zh-CN"/>
          </w:rPr>
          <w:t>）</w:t>
        </w:r>
      </w:ins>
      <w:ins w:id="826" w:author="~~~~~~~~~~~~ [2]" w:date="2017-12-20T16:58:50Z">
        <w:r>
          <w:rPr>
            <w:rFonts w:hint="eastAsia" w:ascii="宋体" w:hAnsi="宋体" w:cs="宋体"/>
            <w:lang w:eastAsia="zh-CN"/>
          </w:rPr>
          <w:t>，</w:t>
        </w:r>
      </w:ins>
      <w:r>
        <w:rPr>
          <w:rFonts w:hint="eastAsia" w:ascii="宋体" w:hAnsi="宋体" w:cs="宋体"/>
        </w:rPr>
        <w:t>用户登录后可上来修改密码。</w:t>
      </w:r>
    </w:p>
    <w:p>
      <w:pPr>
        <w:ind w:firstLine="425"/>
        <w:rPr>
          <w:rFonts w:ascii="宋体" w:hAnsi="宋体" w:cs="宋体"/>
        </w:rPr>
      </w:pPr>
      <w:r>
        <w:rPr>
          <w:rFonts w:hint="eastAsia" w:ascii="宋体" w:hAnsi="宋体" w:cs="宋体"/>
        </w:rPr>
        <w:drawing>
          <wp:inline distT="0" distB="0" distL="114300" distR="114300">
            <wp:extent cx="5262880" cy="2519045"/>
            <wp:effectExtent l="0" t="0" r="13970" b="14605"/>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17"/>
                    <a:stretch>
                      <a:fillRect/>
                    </a:stretch>
                  </pic:blipFill>
                  <pic:spPr>
                    <a:xfrm>
                      <a:off x="0" y="0"/>
                      <a:ext cx="5262880" cy="2519045"/>
                    </a:xfrm>
                    <a:prstGeom prst="rect">
                      <a:avLst/>
                    </a:prstGeom>
                    <a:noFill/>
                    <a:ln w="9525">
                      <a:noFill/>
                    </a:ln>
                  </pic:spPr>
                </pic:pic>
              </a:graphicData>
            </a:graphic>
          </wp:inline>
        </w:drawing>
      </w:r>
    </w:p>
    <w:p>
      <w:pPr>
        <w:pStyle w:val="4"/>
        <w:rPr>
          <w:rFonts w:hAnsi="宋体" w:cs="宋体"/>
        </w:rPr>
      </w:pPr>
      <w:bookmarkStart w:id="51" w:name="_Toc5525"/>
      <w:bookmarkStart w:id="52" w:name="_Toc28485"/>
      <w:bookmarkStart w:id="53" w:name="_Toc10122"/>
      <w:r>
        <w:rPr>
          <w:rFonts w:hint="eastAsia" w:hAnsi="宋体" w:cs="宋体"/>
        </w:rPr>
        <w:t>平台功能</w:t>
      </w:r>
      <w:bookmarkEnd w:id="51"/>
      <w:r>
        <w:rPr>
          <w:rFonts w:hint="eastAsia" w:hAnsi="宋体" w:cs="宋体"/>
        </w:rPr>
        <w:t>（运营后台）</w:t>
      </w:r>
      <w:bookmarkEnd w:id="52"/>
      <w:bookmarkEnd w:id="53"/>
    </w:p>
    <w:p>
      <w:pPr>
        <w:ind w:firstLine="425"/>
        <w:rPr>
          <w:rFonts w:ascii="宋体" w:hAnsi="宋体" w:cs="宋体"/>
        </w:rPr>
      </w:pPr>
      <w:r>
        <w:rPr>
          <w:rFonts w:hint="eastAsia" w:ascii="宋体" w:hAnsi="宋体" w:cs="宋体"/>
        </w:rPr>
        <w:t>平台主要功能：用户管理、订单管理、支付管理、厂商审核、医院维护、产品分类、系统日志等功能</w:t>
      </w:r>
    </w:p>
    <w:p>
      <w:pPr>
        <w:pStyle w:val="5"/>
        <w:spacing w:before="0" w:after="0"/>
        <w:rPr>
          <w:rFonts w:hAnsi="宋体" w:cs="宋体"/>
        </w:rPr>
      </w:pPr>
      <w:bookmarkStart w:id="54" w:name="_Toc8967"/>
      <w:bookmarkStart w:id="55" w:name="_Toc1366"/>
      <w:bookmarkStart w:id="56" w:name="_Toc13129"/>
      <w:r>
        <w:rPr>
          <w:rFonts w:hint="eastAsia" w:hAnsi="宋体" w:cs="宋体"/>
        </w:rPr>
        <w:t>医院维护</w:t>
      </w:r>
      <w:bookmarkEnd w:id="54"/>
      <w:bookmarkEnd w:id="55"/>
      <w:bookmarkEnd w:id="56"/>
    </w:p>
    <w:p>
      <w:pPr>
        <w:pStyle w:val="3"/>
        <w:spacing w:before="0" w:beforeLines="0" w:after="0" w:afterLines="0" w:line="360" w:lineRule="auto"/>
        <w:rPr>
          <w:rFonts w:ascii="宋体" w:hAnsi="宋体" w:cs="宋体"/>
        </w:rPr>
      </w:pPr>
      <w:r>
        <w:rPr>
          <w:rFonts w:hint="eastAsia" w:ascii="宋体" w:hAnsi="宋体" w:cs="宋体"/>
        </w:rPr>
        <w:t>医院档案由平台统一维护。</w:t>
      </w:r>
    </w:p>
    <w:p>
      <w:pPr>
        <w:spacing w:line="360" w:lineRule="auto"/>
        <w:rPr>
          <w:rFonts w:ascii="宋体" w:hAnsi="宋体" w:cs="宋体"/>
        </w:rPr>
      </w:pPr>
      <w:ins w:id="827" w:author="~~~~~~~~~~~~" w:date="2017-12-19T15:42:00Z">
        <w:r>
          <w:rPr/>
          <w:drawing>
            <wp:inline distT="0" distB="0" distL="114300" distR="114300">
              <wp:extent cx="5273040" cy="1435100"/>
              <wp:effectExtent l="0" t="0" r="381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273040" cy="1435100"/>
                      </a:xfrm>
                      <a:prstGeom prst="rect">
                        <a:avLst/>
                      </a:prstGeom>
                      <a:noFill/>
                      <a:ln w="9525">
                        <a:noFill/>
                      </a:ln>
                    </pic:spPr>
                  </pic:pic>
                </a:graphicData>
              </a:graphic>
            </wp:inline>
          </w:drawing>
        </w:r>
      </w:ins>
    </w:p>
    <w:p>
      <w:pPr>
        <w:spacing w:line="360" w:lineRule="auto"/>
        <w:ind w:firstLine="425"/>
        <w:rPr>
          <w:rFonts w:ascii="宋体" w:hAnsi="宋体" w:cs="宋体"/>
          <w:szCs w:val="21"/>
        </w:rPr>
      </w:pPr>
      <w:r>
        <w:rPr>
          <w:rFonts w:hint="eastAsia" w:ascii="宋体" w:hAnsi="宋体" w:cs="宋体"/>
          <w:szCs w:val="21"/>
        </w:rPr>
        <w:t>医院的主要信息：</w:t>
      </w:r>
      <w:ins w:id="829" w:author="~~~~~~~~~~~~" w:date="2017-12-19T15:41:00Z">
        <w:r>
          <w:rPr>
            <w:rFonts w:hint="eastAsia" w:ascii="宋体" w:hAnsi="宋体" w:cs="宋体"/>
            <w:szCs w:val="21"/>
          </w:rPr>
          <w:t>医院</w:t>
        </w:r>
      </w:ins>
      <w:r>
        <w:rPr>
          <w:rFonts w:hint="eastAsia" w:ascii="宋体" w:hAnsi="宋体" w:cs="宋体"/>
          <w:szCs w:val="21"/>
        </w:rPr>
        <w:t>编码、</w:t>
      </w:r>
      <w:ins w:id="830" w:author="~~~~~~~~~~~~" w:date="2017-12-19T15:41:00Z">
        <w:r>
          <w:rPr>
            <w:rFonts w:hint="eastAsia" w:ascii="宋体" w:hAnsi="宋体" w:cs="宋体"/>
            <w:szCs w:val="21"/>
          </w:rPr>
          <w:t>医院全称</w:t>
        </w:r>
      </w:ins>
      <w:r>
        <w:rPr>
          <w:rFonts w:hint="eastAsia" w:ascii="宋体" w:hAnsi="宋体" w:cs="宋体"/>
          <w:szCs w:val="21"/>
        </w:rPr>
        <w:t>、</w:t>
      </w:r>
      <w:ins w:id="831" w:author="~~~~~~~~~~~~" w:date="2017-12-19T15:41:00Z">
        <w:r>
          <w:rPr>
            <w:rFonts w:hint="eastAsia" w:ascii="宋体" w:hAnsi="宋体" w:cs="宋体"/>
            <w:szCs w:val="21"/>
          </w:rPr>
          <w:t>医院</w:t>
        </w:r>
      </w:ins>
      <w:r>
        <w:rPr>
          <w:rFonts w:hint="eastAsia" w:ascii="宋体" w:hAnsi="宋体" w:cs="宋体"/>
          <w:szCs w:val="21"/>
        </w:rPr>
        <w:t>级别、</w:t>
      </w:r>
      <w:ins w:id="832" w:author="~~~~~~~~~~~~" w:date="2017-12-19T15:41:00Z">
        <w:r>
          <w:rPr>
            <w:rFonts w:hint="eastAsia" w:ascii="宋体" w:hAnsi="宋体" w:cs="宋体"/>
            <w:szCs w:val="21"/>
          </w:rPr>
          <w:t>医院</w:t>
        </w:r>
      </w:ins>
      <w:r>
        <w:rPr>
          <w:rFonts w:hint="eastAsia" w:ascii="宋体" w:hAnsi="宋体" w:cs="宋体"/>
          <w:szCs w:val="21"/>
        </w:rPr>
        <w:t>地址等。</w:t>
      </w:r>
    </w:p>
    <w:p>
      <w:pPr>
        <w:pStyle w:val="5"/>
        <w:spacing w:before="0" w:after="0"/>
        <w:rPr>
          <w:rFonts w:hAnsi="宋体" w:cs="宋体"/>
        </w:rPr>
      </w:pPr>
      <w:bookmarkStart w:id="57" w:name="_Toc22226"/>
      <w:bookmarkStart w:id="58" w:name="_Toc17922"/>
      <w:bookmarkStart w:id="59" w:name="_Toc21608"/>
      <w:r>
        <w:rPr>
          <w:rFonts w:hint="eastAsia" w:hAnsi="宋体" w:cs="宋体"/>
        </w:rPr>
        <w:t>产品分类</w:t>
      </w:r>
      <w:bookmarkEnd w:id="57"/>
      <w:bookmarkEnd w:id="58"/>
      <w:bookmarkEnd w:id="59"/>
    </w:p>
    <w:p>
      <w:pPr>
        <w:pStyle w:val="3"/>
        <w:spacing w:before="156" w:after="156"/>
        <w:rPr>
          <w:rFonts w:ascii="宋体" w:hAnsi="宋体" w:cs="宋体"/>
        </w:rPr>
      </w:pPr>
      <w:r>
        <w:rPr>
          <w:rFonts w:hint="eastAsia" w:ascii="宋体" w:hAnsi="宋体" w:cs="宋体"/>
        </w:rPr>
        <w:t>维护平台的产品分类</w:t>
      </w:r>
    </w:p>
    <w:p>
      <w:pPr>
        <w:pStyle w:val="3"/>
        <w:spacing w:before="156" w:after="156"/>
        <w:ind w:firstLine="425"/>
        <w:rPr>
          <w:rFonts w:ascii="宋体" w:hAnsi="宋体" w:cs="宋体"/>
        </w:rPr>
      </w:pPr>
      <w:r>
        <w:rPr>
          <w:rFonts w:hint="eastAsia" w:ascii="宋体" w:hAnsi="宋体" w:cs="宋体"/>
        </w:rPr>
        <w:t>平台里重新建立商品分类，分类最多建三级。</w:t>
      </w:r>
    </w:p>
    <w:p>
      <w:pPr>
        <w:rPr>
          <w:rFonts w:ascii="宋体" w:hAnsi="宋体" w:cs="宋体"/>
        </w:rPr>
      </w:pPr>
      <w:ins w:id="833" w:author="~~~~~~~~~~~~ [2]" w:date="2017-12-21T17:19:30Z">
        <w:r>
          <w:rPr>
            <w:rFonts w:hint="eastAsia" w:ascii="宋体" w:hAnsi="宋体" w:cs="宋体"/>
          </w:rPr>
          <w:drawing>
            <wp:inline distT="0" distB="0" distL="114300" distR="114300">
              <wp:extent cx="5273675" cy="1346200"/>
              <wp:effectExtent l="0" t="0" r="3175" b="6350"/>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pic:cNvPicPr>
                        <a:picLocks noChangeAspect="1"/>
                      </pic:cNvPicPr>
                    </pic:nvPicPr>
                    <pic:blipFill>
                      <a:blip r:embed="rId19"/>
                      <a:stretch>
                        <a:fillRect/>
                      </a:stretch>
                    </pic:blipFill>
                    <pic:spPr>
                      <a:xfrm>
                        <a:off x="0" y="0"/>
                        <a:ext cx="5273675" cy="1346200"/>
                      </a:xfrm>
                      <a:prstGeom prst="rect">
                        <a:avLst/>
                      </a:prstGeom>
                      <a:noFill/>
                      <a:ln w="9525">
                        <a:noFill/>
                      </a:ln>
                    </pic:spPr>
                  </pic:pic>
                </a:graphicData>
              </a:graphic>
            </wp:inline>
          </w:drawing>
        </w:r>
      </w:ins>
    </w:p>
    <w:p>
      <w:pPr>
        <w:rPr>
          <w:rFonts w:ascii="宋体" w:hAnsi="宋体" w:cs="宋体"/>
        </w:rPr>
      </w:pPr>
      <w:r>
        <w:rPr>
          <w:rFonts w:hint="eastAsia" w:ascii="宋体" w:hAnsi="宋体" w:cs="宋体"/>
        </w:rPr>
        <w:tab/>
      </w:r>
      <w:r>
        <w:rPr>
          <w:rFonts w:hint="eastAsia" w:ascii="宋体" w:hAnsi="宋体" w:cs="宋体"/>
        </w:rPr>
        <w:t>商品分类是不分公司的，即平台建统一的分类。</w:t>
      </w:r>
    </w:p>
    <w:p>
      <w:pPr>
        <w:pStyle w:val="4"/>
        <w:spacing w:before="0" w:after="0"/>
        <w:rPr>
          <w:rFonts w:hAnsi="宋体" w:cs="宋体"/>
        </w:rPr>
      </w:pPr>
      <w:bookmarkStart w:id="60" w:name="_Toc15264"/>
      <w:bookmarkStart w:id="61" w:name="_Toc6496"/>
      <w:bookmarkStart w:id="62" w:name="_Toc18876"/>
      <w:r>
        <w:rPr>
          <w:rFonts w:hint="eastAsia" w:hAnsi="宋体" w:cs="宋体"/>
        </w:rPr>
        <w:t>厂商</w:t>
      </w:r>
      <w:bookmarkEnd w:id="60"/>
      <w:bookmarkEnd w:id="61"/>
      <w:bookmarkEnd w:id="62"/>
    </w:p>
    <w:p>
      <w:pPr>
        <w:pStyle w:val="5"/>
        <w:spacing w:before="0" w:after="0"/>
        <w:rPr>
          <w:rFonts w:hAnsi="宋体" w:cs="宋体"/>
        </w:rPr>
      </w:pPr>
      <w:bookmarkStart w:id="63" w:name="_Toc16155"/>
      <w:bookmarkStart w:id="64" w:name="_Toc29654"/>
      <w:bookmarkStart w:id="65" w:name="_Toc20370"/>
      <w:r>
        <w:rPr>
          <w:rFonts w:hint="eastAsia" w:hAnsi="宋体" w:cs="宋体"/>
        </w:rPr>
        <w:t>商品管理</w:t>
      </w:r>
      <w:bookmarkEnd w:id="63"/>
      <w:bookmarkEnd w:id="64"/>
      <w:bookmarkEnd w:id="65"/>
    </w:p>
    <w:p>
      <w:pPr>
        <w:pStyle w:val="3"/>
        <w:spacing w:before="156" w:after="156"/>
        <w:rPr>
          <w:rFonts w:ascii="宋体" w:hAnsi="宋体" w:cs="宋体"/>
        </w:rPr>
      </w:pPr>
      <w:r>
        <w:rPr>
          <w:rFonts w:hint="eastAsia" w:ascii="宋体" w:hAnsi="宋体" w:cs="宋体"/>
        </w:rPr>
        <w:t>厂商维护自己的商品信息。</w:t>
      </w:r>
    </w:p>
    <w:p>
      <w:pPr>
        <w:pStyle w:val="6"/>
        <w:rPr>
          <w:rFonts w:hAnsi="宋体" w:cs="宋体"/>
        </w:rPr>
      </w:pPr>
      <w:bookmarkStart w:id="66" w:name="_Toc2760"/>
      <w:bookmarkStart w:id="67" w:name="_Toc8645"/>
      <w:bookmarkStart w:id="68" w:name="_Toc151"/>
      <w:r>
        <w:rPr>
          <w:rFonts w:hint="eastAsia" w:hAnsi="宋体" w:cs="宋体"/>
        </w:rPr>
        <w:t>商品列表</w:t>
      </w:r>
      <w:bookmarkEnd w:id="66"/>
      <w:bookmarkEnd w:id="67"/>
      <w:bookmarkEnd w:id="68"/>
    </w:p>
    <w:p>
      <w:pPr>
        <w:pStyle w:val="3"/>
        <w:spacing w:before="312" w:beforeLines="100" w:after="156"/>
        <w:rPr>
          <w:rFonts w:ascii="宋体" w:hAnsi="宋体" w:cs="宋体"/>
        </w:rPr>
      </w:pPr>
      <w:r>
        <w:rPr>
          <w:rFonts w:hint="eastAsia" w:ascii="宋体" w:hAnsi="宋体" w:cs="宋体"/>
        </w:rPr>
        <w:drawing>
          <wp:anchor distT="0" distB="0" distL="114300" distR="114300" simplePos="0" relativeHeight="251658240" behindDoc="1" locked="0" layoutInCell="1" allowOverlap="1">
            <wp:simplePos x="0" y="0"/>
            <wp:positionH relativeFrom="column">
              <wp:posOffset>186690</wp:posOffset>
            </wp:positionH>
            <wp:positionV relativeFrom="paragraph">
              <wp:posOffset>83820</wp:posOffset>
            </wp:positionV>
            <wp:extent cx="5265420" cy="1809115"/>
            <wp:effectExtent l="0" t="0" r="11430" b="635"/>
            <wp:wrapTight wrapText="bothSides">
              <wp:wrapPolygon>
                <wp:start x="0" y="0"/>
                <wp:lineTo x="0" y="21380"/>
                <wp:lineTo x="21491" y="21380"/>
                <wp:lineTo x="21491" y="0"/>
                <wp:lineTo x="0" y="0"/>
              </wp:wrapPolygon>
            </wp:wrapTight>
            <wp:docPr id="6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5"/>
                    <pic:cNvPicPr>
                      <a:picLocks noChangeAspect="1"/>
                    </pic:cNvPicPr>
                  </pic:nvPicPr>
                  <pic:blipFill>
                    <a:blip r:embed="rId20"/>
                    <a:stretch>
                      <a:fillRect/>
                    </a:stretch>
                  </pic:blipFill>
                  <pic:spPr>
                    <a:xfrm>
                      <a:off x="0" y="0"/>
                      <a:ext cx="5265420" cy="1809115"/>
                    </a:xfrm>
                    <a:prstGeom prst="rect">
                      <a:avLst/>
                    </a:prstGeom>
                    <a:noFill/>
                    <a:ln w="9525">
                      <a:noFill/>
                    </a:ln>
                  </pic:spPr>
                </pic:pic>
              </a:graphicData>
            </a:graphic>
          </wp:anchor>
        </w:drawing>
      </w:r>
      <w:r>
        <w:rPr>
          <w:rFonts w:hint="eastAsia" w:ascii="宋体" w:hAnsi="宋体" w:cs="宋体"/>
        </w:rPr>
        <w:t>列表主要包含、检索、查看、管理（修改/上下架/删除）</w:t>
      </w:r>
    </w:p>
    <w:p>
      <w:pPr>
        <w:pStyle w:val="6"/>
        <w:rPr>
          <w:rFonts w:hAnsi="宋体" w:cs="宋体"/>
        </w:rPr>
      </w:pPr>
      <w:bookmarkStart w:id="69" w:name="_Toc12869"/>
      <w:bookmarkStart w:id="70" w:name="_Toc13234"/>
      <w:bookmarkStart w:id="71" w:name="_Toc13558"/>
      <w:r>
        <w:rPr>
          <w:rFonts w:hint="eastAsia" w:hAnsi="宋体" w:cs="宋体"/>
        </w:rPr>
        <w:t>商品信息</w:t>
      </w:r>
      <w:bookmarkEnd w:id="69"/>
      <w:bookmarkEnd w:id="70"/>
      <w:bookmarkEnd w:id="71"/>
    </w:p>
    <w:p>
      <w:pPr>
        <w:pStyle w:val="3"/>
        <w:spacing w:before="156" w:after="156"/>
        <w:rPr>
          <w:ins w:id="835" w:author="~~~~~~~~~~~~" w:date="2017-12-19T15:43:00Z"/>
          <w:rStyle w:val="41"/>
        </w:rPr>
      </w:pPr>
      <w:r>
        <w:rPr>
          <w:rFonts w:hint="eastAsia" w:ascii="宋体" w:hAnsi="宋体" w:cs="宋体"/>
        </w:rPr>
        <w:t>商品信息主要包含：产品名称、规格型号、商品分类、产品注册证、</w:t>
      </w:r>
      <w:ins w:id="836" w:author="~~~~~~~~~~~~" w:date="2017-12-19T15:43:00Z">
        <w:r>
          <w:rPr>
            <w:rFonts w:hint="eastAsia" w:ascii="宋体" w:hAnsi="宋体" w:cs="宋体"/>
          </w:rPr>
          <w:t>产品注册证有效期限、</w:t>
        </w:r>
      </w:ins>
      <w:r>
        <w:rPr>
          <w:rFonts w:hint="eastAsia" w:ascii="宋体" w:hAnsi="宋体" w:cs="宋体"/>
        </w:rPr>
        <w:t>产品图片、产品详情等信息。商品分类选择平台统一建的分类。</w:t>
      </w:r>
    </w:p>
    <w:p>
      <w:pPr>
        <w:pStyle w:val="3"/>
        <w:spacing w:before="156" w:after="156"/>
        <w:rPr>
          <w:rStyle w:val="41"/>
        </w:rPr>
      </w:pPr>
      <w:ins w:id="837" w:author="~~~~~~~~~~~~" w:date="2017-12-19T15:43:00Z">
        <w:r>
          <w:rPr>
            <w:rStyle w:val="41"/>
            <w:rFonts w:hint="eastAsia"/>
          </w:rPr>
          <w:t>备注：产品注册证有效期到期后，商品自动下架</w:t>
        </w:r>
      </w:ins>
      <w:ins w:id="838" w:author="~~~~~~~~~~~~" w:date="2017-12-19T15:44:00Z">
        <w:r>
          <w:rPr>
            <w:rStyle w:val="41"/>
            <w:rFonts w:hint="eastAsia"/>
          </w:rPr>
          <w:t>，厂家界面提示下架商品。</w:t>
        </w:r>
      </w:ins>
    </w:p>
    <w:p>
      <w:pPr>
        <w:rPr>
          <w:rFonts w:ascii="宋体" w:hAnsi="宋体" w:cs="宋体"/>
        </w:rPr>
      </w:pPr>
      <w:r>
        <w:rPr>
          <w:rFonts w:hint="eastAsia" w:ascii="宋体" w:hAnsi="宋体" w:cs="宋体"/>
        </w:rPr>
        <w:drawing>
          <wp:inline distT="0" distB="0" distL="114300" distR="114300">
            <wp:extent cx="5262880" cy="2582545"/>
            <wp:effectExtent l="0" t="0" r="13970" b="8255"/>
            <wp:docPr id="6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4"/>
                    <pic:cNvPicPr>
                      <a:picLocks noChangeAspect="1"/>
                    </pic:cNvPicPr>
                  </pic:nvPicPr>
                  <pic:blipFill>
                    <a:blip r:embed="rId21"/>
                    <a:stretch>
                      <a:fillRect/>
                    </a:stretch>
                  </pic:blipFill>
                  <pic:spPr>
                    <a:xfrm>
                      <a:off x="0" y="0"/>
                      <a:ext cx="5262880" cy="2582545"/>
                    </a:xfrm>
                    <a:prstGeom prst="rect">
                      <a:avLst/>
                    </a:prstGeom>
                    <a:noFill/>
                    <a:ln w="9525">
                      <a:noFill/>
                    </a:ln>
                  </pic:spPr>
                </pic:pic>
              </a:graphicData>
            </a:graphic>
          </wp:inline>
        </w:drawing>
      </w:r>
    </w:p>
    <w:p>
      <w:pPr>
        <w:pStyle w:val="6"/>
        <w:rPr>
          <w:rFonts w:hAnsi="宋体" w:cs="宋体"/>
        </w:rPr>
      </w:pPr>
      <w:bookmarkStart w:id="72" w:name="_Toc599"/>
      <w:bookmarkStart w:id="73" w:name="_Toc27142"/>
      <w:bookmarkStart w:id="74" w:name="_Toc3458"/>
      <w:r>
        <w:rPr>
          <w:rFonts w:hint="eastAsia" w:hAnsi="宋体" w:cs="宋体"/>
        </w:rPr>
        <w:t>Execl导入</w:t>
      </w:r>
      <w:bookmarkEnd w:id="72"/>
      <w:bookmarkEnd w:id="73"/>
      <w:bookmarkEnd w:id="74"/>
    </w:p>
    <w:p>
      <w:pPr>
        <w:pStyle w:val="3"/>
        <w:spacing w:before="156" w:after="156"/>
        <w:rPr>
          <w:rFonts w:ascii="宋体" w:hAnsi="宋体" w:cs="宋体"/>
        </w:rPr>
      </w:pPr>
      <w:r>
        <w:rPr>
          <w:rFonts w:hint="eastAsia" w:ascii="宋体" w:hAnsi="宋体" w:cs="宋体"/>
        </w:rPr>
        <w:t>提供统一的execl格式，进行商品导入功能。</w:t>
      </w:r>
      <w:r>
        <w:rPr>
          <w:rFonts w:hint="eastAsia" w:ascii="宋体" w:hAnsi="宋体" w:cs="宋体"/>
        </w:rPr>
        <w:drawing>
          <wp:anchor distT="0" distB="0" distL="114300" distR="114300" simplePos="0" relativeHeight="251660288" behindDoc="1" locked="0" layoutInCell="1" allowOverlap="1">
            <wp:simplePos x="0" y="0"/>
            <wp:positionH relativeFrom="column">
              <wp:posOffset>53975</wp:posOffset>
            </wp:positionH>
            <wp:positionV relativeFrom="paragraph">
              <wp:posOffset>32385</wp:posOffset>
            </wp:positionV>
            <wp:extent cx="5272405" cy="2364740"/>
            <wp:effectExtent l="0" t="0" r="4445" b="16510"/>
            <wp:wrapTight wrapText="bothSides">
              <wp:wrapPolygon>
                <wp:start x="0" y="0"/>
                <wp:lineTo x="0" y="21403"/>
                <wp:lineTo x="21540" y="21403"/>
                <wp:lineTo x="21540" y="0"/>
                <wp:lineTo x="0" y="0"/>
              </wp:wrapPolygon>
            </wp:wrapTight>
            <wp:docPr id="6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6"/>
                    <pic:cNvPicPr>
                      <a:picLocks noChangeAspect="1"/>
                    </pic:cNvPicPr>
                  </pic:nvPicPr>
                  <pic:blipFill>
                    <a:blip r:embed="rId22"/>
                    <a:stretch>
                      <a:fillRect/>
                    </a:stretch>
                  </pic:blipFill>
                  <pic:spPr>
                    <a:xfrm>
                      <a:off x="0" y="0"/>
                      <a:ext cx="5272405" cy="2364740"/>
                    </a:xfrm>
                    <a:prstGeom prst="rect">
                      <a:avLst/>
                    </a:prstGeom>
                    <a:noFill/>
                    <a:ln w="9525">
                      <a:noFill/>
                    </a:ln>
                  </pic:spPr>
                </pic:pic>
              </a:graphicData>
            </a:graphic>
          </wp:anchor>
        </w:drawing>
      </w:r>
    </w:p>
    <w:p>
      <w:pPr>
        <w:pStyle w:val="5"/>
        <w:spacing w:before="0" w:after="0"/>
        <w:rPr>
          <w:rFonts w:hAnsi="宋体" w:cs="宋体"/>
        </w:rPr>
      </w:pPr>
      <w:bookmarkStart w:id="75" w:name="_Toc3797"/>
      <w:bookmarkStart w:id="76" w:name="_Toc5593"/>
      <w:bookmarkStart w:id="77" w:name="_Toc11143"/>
      <w:r>
        <w:rPr>
          <w:rFonts w:hint="eastAsia" w:hAnsi="宋体" w:cs="宋体"/>
        </w:rPr>
        <w:t>招商管理</w:t>
      </w:r>
      <w:bookmarkEnd w:id="75"/>
      <w:bookmarkEnd w:id="76"/>
      <w:bookmarkEnd w:id="77"/>
    </w:p>
    <w:p>
      <w:pPr>
        <w:rPr>
          <w:rFonts w:ascii="宋体" w:hAnsi="宋体" w:cs="宋体"/>
        </w:rPr>
      </w:pPr>
      <w:ins w:id="839" w:author="~~~~~~~~~~~~" w:date="2017-12-19T16:10:00Z">
        <w:r>
          <w:rPr/>
          <w:drawing>
            <wp:inline distT="0" distB="0" distL="114300" distR="114300">
              <wp:extent cx="5269230" cy="332613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5269230" cy="3326130"/>
                      </a:xfrm>
                      <a:prstGeom prst="rect">
                        <a:avLst/>
                      </a:prstGeom>
                      <a:noFill/>
                      <a:ln w="9525">
                        <a:noFill/>
                      </a:ln>
                    </pic:spPr>
                  </pic:pic>
                </a:graphicData>
              </a:graphic>
            </wp:inline>
          </w:drawing>
        </w:r>
      </w:ins>
    </w:p>
    <w:p>
      <w:pPr>
        <w:ind w:firstLine="420" w:firstLineChars="200"/>
        <w:jc w:val="left"/>
        <w:rPr>
          <w:rFonts w:ascii="宋体" w:hAnsi="宋体" w:cs="宋体"/>
        </w:rPr>
      </w:pPr>
      <w:r>
        <w:rPr>
          <w:rFonts w:hint="eastAsia" w:ascii="宋体" w:hAnsi="宋体" w:cs="宋体"/>
        </w:rPr>
        <w:t>【流程】</w:t>
      </w:r>
    </w:p>
    <w:p>
      <w:pPr>
        <w:ind w:left="840" w:firstLine="420"/>
        <w:jc w:val="left"/>
        <w:rPr>
          <w:rFonts w:ascii="宋体" w:hAnsi="宋体" w:cs="宋体"/>
        </w:rPr>
      </w:pPr>
      <w:r>
        <w:rPr>
          <w:rFonts w:hint="eastAsia" w:ascii="宋体" w:hAnsi="宋体" w:cs="宋体"/>
        </w:rPr>
        <w:t>1</w:t>
      </w:r>
      <w:ins w:id="841" w:author="~~~~~~~~~~~~" w:date="2017-12-19T16:12:00Z">
        <w:r>
          <w:rPr>
            <w:rFonts w:hint="eastAsia" w:ascii="宋体" w:hAnsi="宋体" w:cs="宋体"/>
          </w:rPr>
          <w:t>、</w:t>
        </w:r>
      </w:ins>
      <w:r>
        <w:rPr>
          <w:rFonts w:hint="eastAsia" w:ascii="宋体" w:hAnsi="宋体" w:cs="宋体"/>
        </w:rPr>
        <w:t>厂商发布招商信息</w:t>
      </w:r>
      <w:ins w:id="842" w:author="~~~~~~~~~~~~" w:date="2017-12-19T16:01:00Z">
        <w:r>
          <w:rPr>
            <w:rFonts w:hint="eastAsia" w:ascii="宋体" w:hAnsi="宋体" w:cs="宋体"/>
          </w:rPr>
          <w:t>，</w:t>
        </w:r>
      </w:ins>
      <w:ins w:id="843" w:author="~~~~~~~~~~~~" w:date="2017-12-19T15:45:00Z">
        <w:r>
          <w:rPr>
            <w:rFonts w:hint="eastAsia" w:ascii="宋体" w:hAnsi="宋体" w:cs="宋体"/>
          </w:rPr>
          <w:t>并选择必填的资料项</w:t>
        </w:r>
      </w:ins>
      <w:ins w:id="844" w:author="~~~~~~~~~~~~" w:date="2017-12-19T16:14:00Z">
        <w:r>
          <w:rPr>
            <w:rFonts w:hint="eastAsia" w:ascii="宋体" w:hAnsi="宋体" w:cs="宋体"/>
          </w:rPr>
          <w:t>；</w:t>
        </w:r>
      </w:ins>
    </w:p>
    <w:p>
      <w:pPr>
        <w:numPr>
          <w:ilvl w:val="0"/>
          <w:numId w:val="6"/>
        </w:numPr>
        <w:ind w:left="840" w:firstLine="420"/>
        <w:jc w:val="left"/>
        <w:rPr>
          <w:rFonts w:ascii="宋体" w:hAnsi="宋体" w:cs="宋体"/>
        </w:rPr>
      </w:pPr>
      <w:r>
        <w:rPr>
          <w:rFonts w:hint="eastAsia" w:ascii="宋体" w:hAnsi="宋体" w:cs="宋体"/>
        </w:rPr>
        <w:t>代理商点击“申请合作”，并选择医院和有效期</w:t>
      </w:r>
      <w:ins w:id="845" w:author="毕超" w:date="2017-12-20T16:37:00Z">
        <w:r>
          <w:rPr>
            <w:rFonts w:hint="eastAsia" w:ascii="宋体" w:hAnsi="宋体" w:cs="宋体"/>
          </w:rPr>
          <w:t>期限</w:t>
        </w:r>
      </w:ins>
      <w:ins w:id="846" w:author="~~~~~~~~~~~~" w:date="2017-12-19T16:10:00Z">
        <w:r>
          <w:rPr>
            <w:rFonts w:hint="eastAsia" w:ascii="宋体" w:hAnsi="宋体" w:cs="宋体"/>
          </w:rPr>
          <w:t>、上传资料</w:t>
        </w:r>
      </w:ins>
      <w:ins w:id="847" w:author="~~~~~~~~~~~~" w:date="2017-12-19T16:11:00Z">
        <w:r>
          <w:rPr>
            <w:rFonts w:hint="eastAsia" w:ascii="宋体" w:hAnsi="宋体" w:cs="宋体"/>
          </w:rPr>
          <w:t>（</w:t>
        </w:r>
      </w:ins>
      <w:ins w:id="848" w:author="~~~~~~~~~~~~" w:date="2017-12-19T15:44:00Z">
        <w:r>
          <w:rPr>
            <w:rFonts w:hint="eastAsia" w:ascii="宋体" w:hAnsi="宋体" w:cs="宋体"/>
          </w:rPr>
          <w:t>已授权的医院无法再选择</w:t>
        </w:r>
      </w:ins>
      <w:ins w:id="849" w:author="~~~~~~~~~~~~" w:date="2017-12-19T16:11:00Z">
        <w:r>
          <w:rPr>
            <w:rFonts w:hint="eastAsia" w:ascii="宋体" w:hAnsi="宋体" w:cs="宋体"/>
          </w:rPr>
          <w:t>）</w:t>
        </w:r>
      </w:ins>
      <w:ins w:id="850" w:author="~~~~~~~~~~~~" w:date="2017-12-19T15:45:00Z">
        <w:r>
          <w:rPr>
            <w:rFonts w:hint="eastAsia" w:ascii="宋体" w:hAnsi="宋体" w:cs="宋体"/>
          </w:rPr>
          <w:t>，代理商提交</w:t>
        </w:r>
      </w:ins>
      <w:r>
        <w:rPr>
          <w:rFonts w:hint="eastAsia" w:ascii="宋体" w:hAnsi="宋体" w:cs="宋体"/>
        </w:rPr>
        <w:t>后台会把代理商的</w:t>
      </w:r>
      <w:ins w:id="851" w:author="~~~~~~~~~~~~" w:date="2017-12-19T16:23:00Z">
        <w:r>
          <w:rPr>
            <w:rFonts w:hint="eastAsia" w:ascii="宋体" w:hAnsi="宋体" w:cs="宋体"/>
          </w:rPr>
          <w:t>申请信息和</w:t>
        </w:r>
      </w:ins>
      <w:r>
        <w:rPr>
          <w:rFonts w:hint="eastAsia" w:ascii="宋体" w:hAnsi="宋体" w:cs="宋体"/>
        </w:rPr>
        <w:t>首营资料发送给厂商</w:t>
      </w:r>
      <w:ins w:id="852" w:author="~~~~~~~~~~~~" w:date="2017-12-19T16:23:00Z">
        <w:r>
          <w:rPr>
            <w:rFonts w:hint="eastAsia" w:ascii="宋体" w:hAnsi="宋体" w:cs="宋体"/>
          </w:rPr>
          <w:t>进行审核</w:t>
        </w:r>
      </w:ins>
      <w:ins w:id="853" w:author="~~~~~~~~~~~~" w:date="2017-12-19T16:14:00Z">
        <w:r>
          <w:rPr>
            <w:rFonts w:hint="eastAsia" w:ascii="宋体" w:hAnsi="宋体" w:cs="宋体"/>
          </w:rPr>
          <w:t>；</w:t>
        </w:r>
      </w:ins>
    </w:p>
    <w:p>
      <w:pPr>
        <w:ind w:left="840" w:firstLine="420"/>
        <w:jc w:val="left"/>
        <w:rPr>
          <w:rFonts w:ascii="宋体" w:hAnsi="宋体" w:cs="宋体"/>
        </w:rPr>
      </w:pPr>
      <w:ins w:id="854" w:author="~~~~~~~~~~~~" w:date="2017-12-19T16:13:00Z">
        <w:r>
          <w:rPr>
            <w:rFonts w:hint="eastAsia" w:ascii="宋体" w:hAnsi="宋体" w:cs="宋体"/>
          </w:rPr>
          <w:t>3、</w:t>
        </w:r>
      </w:ins>
      <w:ins w:id="855" w:author="~~~~~~~~~~~~" w:date="2017-12-19T16:12:00Z">
        <w:r>
          <w:rPr>
            <w:rFonts w:hint="eastAsia" w:ascii="宋体" w:hAnsi="宋体" w:cs="宋体"/>
          </w:rPr>
          <w:t>厂商审核，</w:t>
        </w:r>
      </w:ins>
      <w:r>
        <w:rPr>
          <w:rFonts w:hint="eastAsia" w:ascii="宋体" w:hAnsi="宋体" w:cs="宋体"/>
        </w:rPr>
        <w:t>厂商查看代理商首营资料，</w:t>
      </w:r>
      <w:ins w:id="856" w:author="~~~~~~~~~~~~" w:date="2017-12-19T16:11:00Z">
        <w:r>
          <w:rPr>
            <w:rFonts w:hint="eastAsia" w:ascii="宋体" w:hAnsi="宋体" w:cs="宋体"/>
          </w:rPr>
          <w:t>上传的资料、医院、有效期进行审核</w:t>
        </w:r>
      </w:ins>
      <w:ins w:id="857" w:author="~~~~~~~~~~~~" w:date="2017-12-19T16:13:00Z">
        <w:r>
          <w:rPr>
            <w:rFonts w:hint="eastAsia" w:ascii="宋体" w:hAnsi="宋体" w:cs="宋体"/>
          </w:rPr>
          <w:t>，驳回填写驳回理由，</w:t>
        </w:r>
      </w:ins>
      <w:r>
        <w:rPr>
          <w:rFonts w:hint="eastAsia" w:ascii="宋体" w:hAnsi="宋体" w:cs="宋体"/>
        </w:rPr>
        <w:t>代理商根据厂商反馈进行修改重新提交</w:t>
      </w:r>
      <w:ins w:id="858" w:author="~~~~~~~~~~~~" w:date="2017-12-19T16:14:00Z">
        <w:r>
          <w:rPr>
            <w:rFonts w:hint="eastAsia" w:ascii="宋体" w:hAnsi="宋体" w:cs="宋体"/>
          </w:rPr>
          <w:t>；</w:t>
        </w:r>
      </w:ins>
    </w:p>
    <w:p>
      <w:pPr>
        <w:ind w:left="840" w:firstLine="420"/>
        <w:jc w:val="left"/>
        <w:rPr>
          <w:rFonts w:ascii="宋体" w:hAnsi="宋体" w:cs="宋体"/>
        </w:rPr>
      </w:pPr>
      <w:ins w:id="859" w:author="~~~~~~~~~~~~" w:date="2017-12-19T16:13:00Z">
        <w:r>
          <w:rPr>
            <w:rFonts w:hint="eastAsia" w:ascii="宋体" w:hAnsi="宋体" w:cs="宋体"/>
          </w:rPr>
          <w:t>4</w:t>
        </w:r>
      </w:ins>
      <w:r>
        <w:rPr>
          <w:rFonts w:hint="eastAsia" w:ascii="宋体" w:hAnsi="宋体" w:cs="宋体"/>
        </w:rPr>
        <w:t>、通过后，厂商回传授权书及首营资料，代理商自动成为此厂商的代理商</w:t>
      </w:r>
      <w:ins w:id="860" w:author="~~~~~~~~~~~~" w:date="2017-12-19T16:14:00Z">
        <w:r>
          <w:rPr>
            <w:rFonts w:hint="eastAsia" w:ascii="宋体" w:hAnsi="宋体" w:cs="宋体"/>
          </w:rPr>
          <w:t>；</w:t>
        </w:r>
      </w:ins>
    </w:p>
    <w:p>
      <w:pPr>
        <w:ind w:left="840" w:firstLine="420"/>
        <w:jc w:val="left"/>
        <w:rPr>
          <w:rFonts w:ascii="宋体" w:hAnsi="宋体" w:cs="宋体"/>
        </w:rPr>
      </w:pPr>
      <w:ins w:id="861" w:author="~~~~~~~~~~~~" w:date="2017-12-19T16:13:00Z">
        <w:r>
          <w:rPr>
            <w:rFonts w:hint="eastAsia" w:ascii="宋体" w:hAnsi="宋体" w:cs="宋体"/>
          </w:rPr>
          <w:t>5</w:t>
        </w:r>
      </w:ins>
      <w:r>
        <w:rPr>
          <w:rFonts w:hint="eastAsia" w:ascii="宋体" w:hAnsi="宋体" w:cs="宋体"/>
        </w:rPr>
        <w:t>、代理商可下载厂商首营资料、授权书</w:t>
      </w:r>
      <w:ins w:id="862" w:author="毕超" w:date="2017-12-20T16:38:00Z">
        <w:r>
          <w:rPr>
            <w:rFonts w:hint="eastAsia" w:ascii="宋体" w:hAnsi="宋体" w:cs="宋体"/>
          </w:rPr>
          <w:t>、注册证等</w:t>
        </w:r>
      </w:ins>
      <w:ins w:id="863" w:author="~~~~~~~~~~~~" w:date="2017-12-19T16:14:00Z">
        <w:r>
          <w:rPr>
            <w:rFonts w:hint="eastAsia" w:ascii="宋体" w:hAnsi="宋体" w:cs="宋体"/>
          </w:rPr>
          <w:t>；</w:t>
        </w:r>
      </w:ins>
    </w:p>
    <w:p>
      <w:pPr>
        <w:ind w:left="840" w:firstLine="420"/>
        <w:jc w:val="left"/>
        <w:rPr>
          <w:rFonts w:ascii="宋体" w:hAnsi="宋体" w:cs="宋体"/>
        </w:rPr>
      </w:pPr>
      <w:ins w:id="864" w:author="~~~~~~~~~~~~" w:date="2017-12-19T16:13:00Z">
        <w:r>
          <w:rPr>
            <w:rFonts w:hint="eastAsia" w:ascii="宋体" w:hAnsi="宋体" w:cs="宋体"/>
          </w:rPr>
          <w:t>6</w:t>
        </w:r>
      </w:ins>
      <w:r>
        <w:rPr>
          <w:rFonts w:hint="eastAsia" w:ascii="宋体" w:hAnsi="宋体" w:cs="宋体"/>
        </w:rPr>
        <w:t>、厂商后续可以进行合同处理</w:t>
      </w:r>
      <w:ins w:id="865" w:author="~~~~~~~~~~~~" w:date="2017-12-19T16:14:00Z">
        <w:r>
          <w:rPr>
            <w:rFonts w:hint="eastAsia" w:ascii="宋体" w:hAnsi="宋体" w:cs="宋体"/>
          </w:rPr>
          <w:t>。</w:t>
        </w:r>
      </w:ins>
    </w:p>
    <w:p>
      <w:pPr>
        <w:pStyle w:val="6"/>
        <w:rPr>
          <w:rFonts w:hAnsi="宋体" w:cs="宋体"/>
        </w:rPr>
      </w:pPr>
      <w:bookmarkStart w:id="78" w:name="_Toc16690"/>
      <w:bookmarkStart w:id="79" w:name="_Toc25825"/>
      <w:bookmarkStart w:id="80" w:name="_Toc18795"/>
      <w:r>
        <w:rPr>
          <w:rFonts w:hint="eastAsia" w:hAnsi="宋体" w:cs="宋体"/>
        </w:rPr>
        <w:t>招商信息</w:t>
      </w:r>
      <w:bookmarkEnd w:id="78"/>
      <w:bookmarkEnd w:id="79"/>
      <w:bookmarkEnd w:id="80"/>
    </w:p>
    <w:p>
      <w:pPr>
        <w:pStyle w:val="3"/>
        <w:spacing w:before="156" w:after="156"/>
        <w:rPr>
          <w:ins w:id="866" w:author="~~~~~~~~~~~~" w:date="2017-12-19T16:15:00Z"/>
          <w:rFonts w:ascii="宋体" w:hAnsi="宋体" w:cs="宋体"/>
        </w:rPr>
      </w:pPr>
      <w:ins w:id="867" w:author="~~~~~~~~~~~~" w:date="2017-12-19T16:40:00Z">
        <w:r>
          <w:rPr/>
          <w:drawing>
            <wp:anchor distT="0" distB="0" distL="114300" distR="114300" simplePos="0" relativeHeight="251698176" behindDoc="1" locked="0" layoutInCell="1" allowOverlap="1">
              <wp:simplePos x="0" y="0"/>
              <wp:positionH relativeFrom="column">
                <wp:posOffset>200025</wp:posOffset>
              </wp:positionH>
              <wp:positionV relativeFrom="paragraph">
                <wp:posOffset>79375</wp:posOffset>
              </wp:positionV>
              <wp:extent cx="5267960" cy="2018030"/>
              <wp:effectExtent l="0" t="0" r="8890" b="1270"/>
              <wp:wrapTight wrapText="bothSides">
                <wp:wrapPolygon>
                  <wp:start x="0" y="0"/>
                  <wp:lineTo x="0" y="21410"/>
                  <wp:lineTo x="21558" y="21410"/>
                  <wp:lineTo x="21558" y="0"/>
                  <wp:lineTo x="0" y="0"/>
                </wp:wrapPolygon>
              </wp:wrapTight>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a:stretch>
                        <a:fillRect/>
                      </a:stretch>
                    </pic:blipFill>
                    <pic:spPr>
                      <a:xfrm>
                        <a:off x="0" y="0"/>
                        <a:ext cx="5267960" cy="2018030"/>
                      </a:xfrm>
                      <a:prstGeom prst="rect">
                        <a:avLst/>
                      </a:prstGeom>
                      <a:noFill/>
                      <a:ln w="9525">
                        <a:noFill/>
                      </a:ln>
                    </pic:spPr>
                  </pic:pic>
                </a:graphicData>
              </a:graphic>
            </wp:anchor>
          </w:drawing>
        </w:r>
      </w:ins>
      <w:r>
        <w:rPr>
          <w:rFonts w:hint="eastAsia" w:ascii="宋体" w:hAnsi="宋体" w:cs="宋体"/>
        </w:rPr>
        <w:t>厂商发布招商信息，针对具体商品</w:t>
      </w:r>
      <w:ins w:id="869" w:author="~~~~~~~~~~~~" w:date="2017-12-19T15:46:00Z">
        <w:r>
          <w:rPr>
            <w:rFonts w:hint="eastAsia" w:ascii="宋体" w:hAnsi="宋体" w:cs="宋体"/>
          </w:rPr>
          <w:t>，商品直接从厂商产品列表中选择</w:t>
        </w:r>
      </w:ins>
      <w:ins w:id="870" w:author="~~~~~~~~~~~~" w:date="2017-12-19T16:14:00Z">
        <w:r>
          <w:rPr>
            <w:rFonts w:hint="eastAsia" w:ascii="宋体" w:hAnsi="宋体" w:cs="宋体"/>
          </w:rPr>
          <w:t>，并选择</w:t>
        </w:r>
      </w:ins>
      <w:ins w:id="871" w:author="~~~~~~~~~~~~" w:date="2017-12-19T16:15:00Z">
        <w:r>
          <w:rPr>
            <w:rFonts w:hint="eastAsia" w:ascii="宋体" w:hAnsi="宋体" w:cs="宋体"/>
          </w:rPr>
          <w:t>需要提供的资料。</w:t>
        </w:r>
      </w:ins>
    </w:p>
    <w:p>
      <w:pPr>
        <w:pStyle w:val="3"/>
        <w:spacing w:before="156" w:after="156"/>
        <w:rPr>
          <w:rFonts w:ascii="宋体" w:hAnsi="宋体" w:cs="宋体"/>
        </w:rPr>
      </w:pPr>
      <w:r>
        <w:rPr>
          <w:rFonts w:hint="eastAsia" w:ascii="宋体" w:hAnsi="宋体" w:cs="宋体"/>
        </w:rPr>
        <w:t>招商信息主要包含：招商编码、名称、商品信息、生效日期、类别、</w:t>
      </w:r>
      <w:ins w:id="872" w:author="~~~~~~~~~~~~" w:date="2017-12-19T16:16:00Z">
        <w:r>
          <w:rPr>
            <w:rFonts w:hint="eastAsia" w:ascii="宋体" w:hAnsi="宋体" w:cs="宋体"/>
          </w:rPr>
          <w:t>需提供资料、</w:t>
        </w:r>
      </w:ins>
      <w:r>
        <w:rPr>
          <w:rFonts w:hint="eastAsia" w:ascii="宋体" w:hAnsi="宋体" w:cs="宋体"/>
        </w:rPr>
        <w:t>备注等字段。</w:t>
      </w:r>
    </w:p>
    <w:p>
      <w:pPr>
        <w:pStyle w:val="3"/>
        <w:spacing w:before="156" w:after="156"/>
        <w:rPr>
          <w:rFonts w:ascii="宋体" w:hAnsi="宋体" w:cs="宋体"/>
        </w:rPr>
      </w:pPr>
      <w:r>
        <w:rPr>
          <w:rFonts w:hint="eastAsia" w:ascii="宋体" w:hAnsi="宋体" w:cs="宋体"/>
        </w:rPr>
        <w:t>上架/下架：招商信息只有上架才生效。</w:t>
      </w:r>
    </w:p>
    <w:p>
      <w:pPr>
        <w:pStyle w:val="3"/>
        <w:spacing w:before="156" w:after="156"/>
        <w:rPr>
          <w:rFonts w:ascii="宋体" w:hAnsi="宋体" w:cs="宋体"/>
        </w:rPr>
      </w:pPr>
      <w:r>
        <w:rPr>
          <w:rFonts w:hint="eastAsia" w:ascii="宋体" w:hAnsi="宋体" w:cs="宋体"/>
        </w:rPr>
        <w:t>失效日期到了，自动下架。</w:t>
      </w:r>
    </w:p>
    <w:p>
      <w:pPr>
        <w:pStyle w:val="3"/>
        <w:spacing w:before="156" w:after="156"/>
        <w:rPr>
          <w:rFonts w:ascii="宋体" w:hAnsi="宋体" w:cs="宋体"/>
        </w:rPr>
      </w:pPr>
      <w:r>
        <w:rPr>
          <w:rFonts w:hint="eastAsia" w:ascii="宋体" w:hAnsi="宋体" w:cs="宋体"/>
        </w:rPr>
        <w:t>类型分为：公开、指定区域、指定供应商。</w:t>
      </w:r>
    </w:p>
    <w:p>
      <w:pPr>
        <w:pStyle w:val="3"/>
        <w:spacing w:before="156" w:after="156"/>
        <w:rPr>
          <w:rFonts w:ascii="宋体" w:hAnsi="宋体" w:cs="宋体"/>
        </w:rPr>
      </w:pPr>
      <w:r>
        <w:rPr>
          <w:rFonts w:hint="eastAsia" w:ascii="宋体" w:hAnsi="宋体" w:cs="宋体"/>
        </w:rPr>
        <w:t xml:space="preserve">          公开：所有平台的代理商都可以看到并申请合作；</w:t>
      </w:r>
    </w:p>
    <w:p>
      <w:pPr>
        <w:pStyle w:val="3"/>
        <w:spacing w:before="156" w:after="156"/>
        <w:rPr>
          <w:rFonts w:ascii="宋体" w:hAnsi="宋体" w:cs="宋体"/>
        </w:rPr>
      </w:pPr>
      <w:r>
        <w:rPr>
          <w:rFonts w:hint="eastAsia" w:ascii="宋体" w:hAnsi="宋体" w:cs="宋体"/>
        </w:rPr>
        <w:t xml:space="preserve">          指定区域：只有在指定区域的代理商可以看到并申请合作；</w:t>
      </w:r>
    </w:p>
    <w:p>
      <w:pPr>
        <w:pStyle w:val="3"/>
        <w:spacing w:before="156" w:after="156"/>
        <w:rPr>
          <w:rFonts w:ascii="宋体" w:hAnsi="宋体" w:cs="宋体"/>
        </w:rPr>
      </w:pPr>
      <w:r>
        <w:rPr>
          <w:rFonts w:hint="eastAsia" w:ascii="宋体" w:hAnsi="宋体" w:cs="宋体"/>
        </w:rPr>
        <w:t xml:space="preserve">          指定供应商：只有指定的代理商可以看到并申请合作。</w:t>
      </w:r>
    </w:p>
    <w:p>
      <w:pPr>
        <w:pStyle w:val="3"/>
        <w:spacing w:before="156" w:after="156"/>
        <w:rPr>
          <w:rFonts w:ascii="宋体" w:hAnsi="宋体" w:cs="宋体"/>
        </w:rPr>
      </w:pPr>
      <w:r>
        <w:rPr>
          <w:rFonts w:hint="eastAsia" w:ascii="宋体" w:hAnsi="宋体" w:cs="宋体"/>
        </w:rPr>
        <w:t>代理商可以根据招商信息联系厂商、合作申请。</w:t>
      </w:r>
    </w:p>
    <w:p>
      <w:pPr>
        <w:pStyle w:val="6"/>
        <w:rPr>
          <w:rFonts w:hAnsi="宋体" w:cs="宋体"/>
        </w:rPr>
      </w:pPr>
      <w:bookmarkStart w:id="81" w:name="_Toc8441"/>
      <w:bookmarkStart w:id="82" w:name="_Toc23363"/>
      <w:bookmarkStart w:id="83" w:name="_Toc31513"/>
      <w:r>
        <w:rPr>
          <w:rFonts w:hint="eastAsia" w:hAnsi="宋体" w:cs="宋体"/>
        </w:rPr>
        <w:t>首营管理</w:t>
      </w:r>
      <w:bookmarkEnd w:id="81"/>
      <w:bookmarkEnd w:id="82"/>
      <w:bookmarkEnd w:id="83"/>
    </w:p>
    <w:p>
      <w:pPr>
        <w:pStyle w:val="3"/>
        <w:spacing w:before="156" w:after="156"/>
        <w:rPr>
          <w:rFonts w:ascii="宋体" w:hAnsi="宋体" w:cs="宋体"/>
        </w:rPr>
      </w:pPr>
      <w:r>
        <w:rPr>
          <w:rFonts w:hint="eastAsia" w:ascii="宋体" w:hAnsi="宋体" w:cs="宋体"/>
        </w:rPr>
        <w:t>厂商处理代理商针对具体招商信息的申请。</w:t>
      </w:r>
    </w:p>
    <w:p>
      <w:pPr>
        <w:pStyle w:val="3"/>
        <w:spacing w:before="156" w:after="156"/>
        <w:rPr>
          <w:ins w:id="873" w:author="~~~~~~~~~~~~" w:date="2017-12-19T17:02:00Z"/>
          <w:rFonts w:ascii="宋体" w:hAnsi="宋体" w:cs="宋体"/>
        </w:rPr>
      </w:pPr>
      <w:r>
        <w:rPr>
          <w:rFonts w:hint="eastAsia" w:ascii="宋体" w:hAnsi="宋体" w:cs="宋体"/>
        </w:rPr>
        <w:t>（代理商首营资料可在2.4.2.3首营资料中查看）</w:t>
      </w:r>
    </w:p>
    <w:p>
      <w:pPr>
        <w:pStyle w:val="3"/>
        <w:spacing w:before="156" w:after="156"/>
        <w:rPr>
          <w:ins w:id="874" w:author="~~~~~~~~~~~~" w:date="2017-12-19T17:02:00Z"/>
          <w:rFonts w:ascii="宋体" w:hAnsi="宋体" w:cs="宋体"/>
        </w:rPr>
      </w:pPr>
    </w:p>
    <w:p>
      <w:pPr>
        <w:pStyle w:val="3"/>
        <w:spacing w:before="156" w:after="156"/>
        <w:rPr>
          <w:ins w:id="875" w:author="~~~~~~~~~~~~" w:date="2017-12-19T17:02:00Z"/>
          <w:rFonts w:ascii="宋体" w:hAnsi="宋体" w:cs="宋体"/>
        </w:rPr>
      </w:pPr>
    </w:p>
    <w:p>
      <w:pPr>
        <w:pStyle w:val="3"/>
        <w:spacing w:before="156" w:after="156"/>
        <w:rPr>
          <w:ins w:id="876" w:author="~~~~~~~~~~~~" w:date="2017-12-19T17:02:00Z"/>
          <w:rFonts w:ascii="宋体" w:hAnsi="宋体" w:cs="宋体"/>
        </w:rPr>
      </w:pPr>
    </w:p>
    <w:p>
      <w:pPr>
        <w:pStyle w:val="3"/>
        <w:spacing w:before="157" w:after="157" w:line="240" w:lineRule="auto"/>
        <w:rPr>
          <w:ins w:id="877" w:author="~~~~~~~~~~~~" w:date="2017-12-19T16:22:00Z"/>
          <w:rFonts w:ascii="宋体" w:hAnsi="宋体" w:cs="宋体"/>
        </w:rPr>
      </w:pPr>
      <w:ins w:id="878" w:author="~~~~~~~~~~~~" w:date="2017-12-19T16:21:00Z">
        <w:r>
          <w:rPr/>
          <w:drawing>
            <wp:inline distT="0" distB="0" distL="114300" distR="114300">
              <wp:extent cx="5270500" cy="2454275"/>
              <wp:effectExtent l="0" t="0" r="6350" b="31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5"/>
                      <a:stretch>
                        <a:fillRect/>
                      </a:stretch>
                    </pic:blipFill>
                    <pic:spPr>
                      <a:xfrm>
                        <a:off x="0" y="0"/>
                        <a:ext cx="5270500" cy="2454275"/>
                      </a:xfrm>
                      <a:prstGeom prst="rect">
                        <a:avLst/>
                      </a:prstGeom>
                      <a:noFill/>
                      <a:ln w="9525">
                        <a:noFill/>
                      </a:ln>
                    </pic:spPr>
                  </pic:pic>
                </a:graphicData>
              </a:graphic>
            </wp:inline>
          </w:drawing>
        </w:r>
      </w:ins>
    </w:p>
    <w:p>
      <w:pPr>
        <w:pStyle w:val="3"/>
        <w:spacing w:before="156" w:after="156"/>
        <w:rPr>
          <w:ins w:id="880" w:author="~~~~~~~~~~~~" w:date="2017-12-19T17:03:00Z"/>
          <w:rFonts w:ascii="宋体" w:hAnsi="宋体" w:cs="宋体"/>
        </w:rPr>
      </w:pPr>
      <w:ins w:id="881" w:author="~~~~~~~~~~~~" w:date="2017-12-19T17:03:00Z">
        <w:r>
          <w:rPr>
            <w:rFonts w:hint="eastAsia" w:ascii="宋体" w:hAnsi="宋体" w:cs="宋体"/>
          </w:rPr>
          <w:t>【查看】查看供应商</w:t>
        </w:r>
      </w:ins>
      <w:ins w:id="882" w:author="毕超" w:date="2017-12-20T16:42:00Z">
        <w:r>
          <w:rPr>
            <w:rFonts w:hint="eastAsia" w:ascii="宋体" w:hAnsi="宋体" w:cs="宋体"/>
          </w:rPr>
          <w:t>上传</w:t>
        </w:r>
      </w:ins>
      <w:ins w:id="883" w:author="~~~~~~~~~~~~" w:date="2017-12-19T17:03:00Z">
        <w:r>
          <w:rPr>
            <w:rFonts w:hint="eastAsia" w:ascii="宋体" w:hAnsi="宋体" w:cs="宋体"/>
          </w:rPr>
          <w:t>的资料，可下载</w:t>
        </w:r>
      </w:ins>
    </w:p>
    <w:p>
      <w:pPr>
        <w:pStyle w:val="3"/>
        <w:spacing w:before="157" w:after="157" w:line="240" w:lineRule="auto"/>
        <w:rPr>
          <w:rFonts w:ascii="宋体" w:hAnsi="宋体" w:cs="宋体"/>
        </w:rPr>
      </w:pPr>
      <w:ins w:id="884" w:author="~~~~~~~~~~~~" w:date="2017-12-19T17:03:00Z">
        <w:r>
          <w:rPr/>
          <w:drawing>
            <wp:inline distT="0" distB="0" distL="114300" distR="114300">
              <wp:extent cx="5271135" cy="2542540"/>
              <wp:effectExtent l="0" t="0" r="5715" b="1016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6"/>
                      <a:stretch>
                        <a:fillRect/>
                      </a:stretch>
                    </pic:blipFill>
                    <pic:spPr>
                      <a:xfrm>
                        <a:off x="0" y="0"/>
                        <a:ext cx="5271135" cy="2542540"/>
                      </a:xfrm>
                      <a:prstGeom prst="rect">
                        <a:avLst/>
                      </a:prstGeom>
                      <a:noFill/>
                      <a:ln w="9525">
                        <a:noFill/>
                      </a:ln>
                    </pic:spPr>
                  </pic:pic>
                </a:graphicData>
              </a:graphic>
            </wp:inline>
          </w:drawing>
        </w:r>
      </w:ins>
      <w:r>
        <w:rPr>
          <w:rFonts w:hint="eastAsia" w:ascii="宋体" w:hAnsi="宋体" w:cs="宋体"/>
        </w:rPr>
        <w:t>【通过】根据代理商提交的资料，进行处理。厂商上传授权书，首营资料，通过后自动成为厂商的代理商。</w:t>
      </w:r>
      <w:ins w:id="886" w:author="毕超" w:date="2017-12-19T10:31:00Z">
        <w:r>
          <w:rPr>
            <w:rFonts w:hint="eastAsia" w:ascii="宋体" w:hAnsi="宋体" w:cs="宋体"/>
          </w:rPr>
          <w:t>代理商</w:t>
        </w:r>
      </w:ins>
      <w:r>
        <w:rPr>
          <w:rFonts w:hint="eastAsia" w:ascii="宋体" w:hAnsi="宋体" w:cs="宋体"/>
        </w:rPr>
        <w:t>可下载授权书、厂商首营资料查看。并且可以进行对应商品下单功能。</w:t>
      </w:r>
    </w:p>
    <w:p>
      <w:pPr>
        <w:pStyle w:val="3"/>
        <w:spacing w:before="156" w:after="156"/>
        <w:rPr>
          <w:rFonts w:ascii="宋体" w:hAnsi="宋体" w:cs="宋体"/>
        </w:rPr>
      </w:pPr>
      <w:r>
        <w:rPr>
          <w:rFonts w:hint="eastAsia" w:ascii="宋体" w:hAnsi="宋体" w:cs="宋体"/>
        </w:rPr>
        <w:t>【驳回】录入驳回理由，代理商可以根据反馈修改后重新提交给厂商进行处理</w:t>
      </w:r>
    </w:p>
    <w:p>
      <w:pPr>
        <w:pStyle w:val="6"/>
        <w:rPr>
          <w:rFonts w:hAnsi="宋体" w:cs="宋体"/>
        </w:rPr>
      </w:pPr>
      <w:bookmarkStart w:id="84" w:name="_Toc3931"/>
      <w:bookmarkStart w:id="85" w:name="_Toc31932"/>
      <w:bookmarkStart w:id="86" w:name="_Toc31985"/>
      <w:r>
        <w:rPr>
          <w:rFonts w:hint="eastAsia" w:hAnsi="宋体" w:cs="宋体"/>
        </w:rPr>
        <w:t>首营资料</w:t>
      </w:r>
      <w:bookmarkEnd w:id="84"/>
      <w:bookmarkEnd w:id="85"/>
      <w:bookmarkEnd w:id="86"/>
    </w:p>
    <w:p>
      <w:pPr>
        <w:pStyle w:val="3"/>
        <w:spacing w:before="156" w:after="156"/>
        <w:rPr>
          <w:rFonts w:ascii="宋体" w:hAnsi="宋体" w:cs="宋体"/>
        </w:rPr>
      </w:pPr>
      <w:r>
        <w:rPr>
          <w:rFonts w:hint="eastAsia" w:ascii="宋体" w:hAnsi="宋体" w:cs="宋体"/>
        </w:rPr>
        <w:t>厂商维护自己的首营资料，并且可以查看</w:t>
      </w:r>
      <w:ins w:id="887" w:author="毕超" w:date="2017-12-19T10:29:00Z">
        <w:r>
          <w:rPr>
            <w:rFonts w:hint="eastAsia" w:ascii="宋体" w:hAnsi="宋体" w:cs="宋体"/>
          </w:rPr>
          <w:t>关联</w:t>
        </w:r>
      </w:ins>
      <w:r>
        <w:rPr>
          <w:rFonts w:hint="eastAsia" w:ascii="宋体" w:hAnsi="宋体" w:cs="宋体"/>
        </w:rPr>
        <w:t>代理商的首营资料</w:t>
      </w:r>
    </w:p>
    <w:p>
      <w:pPr>
        <w:pStyle w:val="3"/>
        <w:spacing w:before="156" w:after="156"/>
        <w:rPr>
          <w:ins w:id="888" w:author="~~~~~~~~~~~~" w:date="2017-12-19T17:34:00Z"/>
          <w:rFonts w:ascii="宋体" w:hAnsi="宋体" w:cs="宋体"/>
        </w:rPr>
      </w:pPr>
      <w:r>
        <w:rPr>
          <w:rFonts w:hint="eastAsia" w:ascii="宋体" w:hAnsi="宋体" w:cs="宋体"/>
        </w:rPr>
        <w:t>【我的首营资料】</w:t>
      </w:r>
    </w:p>
    <w:p>
      <w:pPr>
        <w:pStyle w:val="3"/>
        <w:tabs>
          <w:tab w:val="left" w:pos="2947"/>
        </w:tabs>
        <w:spacing w:before="157" w:after="157" w:line="240" w:lineRule="auto"/>
        <w:rPr>
          <w:rFonts w:ascii="宋体" w:hAnsi="宋体" w:cs="宋体"/>
        </w:rPr>
      </w:pPr>
      <w:ins w:id="889" w:author="~~~~~~~~~~~~" w:date="2017-12-19T17:34:00Z">
        <w:r>
          <w:rPr/>
          <w:drawing>
            <wp:inline distT="0" distB="0" distL="114300" distR="114300">
              <wp:extent cx="5269865" cy="3406775"/>
              <wp:effectExtent l="0" t="0" r="6985" b="317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7"/>
                      <a:stretch>
                        <a:fillRect/>
                      </a:stretch>
                    </pic:blipFill>
                    <pic:spPr>
                      <a:xfrm>
                        <a:off x="0" y="0"/>
                        <a:ext cx="5269865" cy="3406775"/>
                      </a:xfrm>
                      <a:prstGeom prst="rect">
                        <a:avLst/>
                      </a:prstGeom>
                      <a:noFill/>
                      <a:ln w="9525">
                        <a:noFill/>
                      </a:ln>
                    </pic:spPr>
                  </pic:pic>
                </a:graphicData>
              </a:graphic>
            </wp:inline>
          </w:drawing>
        </w:r>
      </w:ins>
      <w:r>
        <w:rPr>
          <w:rFonts w:hint="eastAsia" w:ascii="宋体" w:hAnsi="宋体" w:cs="宋体"/>
        </w:rPr>
        <w:t>【代理商首营资料】</w:t>
      </w:r>
      <w:r>
        <w:rPr>
          <w:rFonts w:hint="eastAsia" w:ascii="宋体" w:hAnsi="宋体" w:cs="宋体"/>
        </w:rPr>
        <w:tab/>
      </w:r>
    </w:p>
    <w:p>
      <w:pPr>
        <w:pStyle w:val="3"/>
        <w:tabs>
          <w:tab w:val="left" w:pos="2947"/>
        </w:tabs>
        <w:spacing w:before="156" w:after="156"/>
        <w:rPr>
          <w:rFonts w:ascii="宋体" w:hAnsi="宋体" w:cs="宋体"/>
        </w:rPr>
      </w:pPr>
      <w:r>
        <w:rPr>
          <w:rFonts w:hint="eastAsia" w:ascii="宋体" w:hAnsi="宋体" w:cs="宋体"/>
        </w:rPr>
        <w:t xml:space="preserve">  代理商首营资料列表</w:t>
      </w:r>
      <w:r>
        <w:rPr>
          <w:rFonts w:hint="eastAsia" w:ascii="宋体" w:hAnsi="宋体" w:cs="宋体"/>
        </w:rPr>
        <w:drawing>
          <wp:anchor distT="0" distB="0" distL="114300" distR="114300" simplePos="0" relativeHeight="251680768" behindDoc="1" locked="0" layoutInCell="1" allowOverlap="1">
            <wp:simplePos x="0" y="0"/>
            <wp:positionH relativeFrom="column">
              <wp:posOffset>125730</wp:posOffset>
            </wp:positionH>
            <wp:positionV relativeFrom="paragraph">
              <wp:posOffset>267970</wp:posOffset>
            </wp:positionV>
            <wp:extent cx="5266690" cy="2251075"/>
            <wp:effectExtent l="0" t="0" r="10160" b="15875"/>
            <wp:wrapTight wrapText="bothSides">
              <wp:wrapPolygon>
                <wp:start x="0" y="0"/>
                <wp:lineTo x="0" y="21387"/>
                <wp:lineTo x="21485" y="21387"/>
                <wp:lineTo x="21485" y="0"/>
                <wp:lineTo x="0" y="0"/>
              </wp:wrapPolygon>
            </wp:wrapTight>
            <wp:docPr id="7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3"/>
                    <pic:cNvPicPr>
                      <a:picLocks noChangeAspect="1"/>
                    </pic:cNvPicPr>
                  </pic:nvPicPr>
                  <pic:blipFill>
                    <a:blip r:embed="rId28"/>
                    <a:stretch>
                      <a:fillRect/>
                    </a:stretch>
                  </pic:blipFill>
                  <pic:spPr>
                    <a:xfrm>
                      <a:off x="0" y="0"/>
                      <a:ext cx="5266690" cy="2251075"/>
                    </a:xfrm>
                    <a:prstGeom prst="rect">
                      <a:avLst/>
                    </a:prstGeom>
                    <a:noFill/>
                    <a:ln w="9525">
                      <a:noFill/>
                    </a:ln>
                  </pic:spPr>
                </pic:pic>
              </a:graphicData>
            </a:graphic>
          </wp:anchor>
        </w:drawing>
      </w:r>
    </w:p>
    <w:p>
      <w:pPr>
        <w:pStyle w:val="3"/>
        <w:tabs>
          <w:tab w:val="left" w:pos="2947"/>
        </w:tabs>
        <w:spacing w:before="156" w:after="156"/>
        <w:rPr>
          <w:rFonts w:ascii="宋体" w:hAnsi="宋体" w:cs="宋体"/>
        </w:rPr>
      </w:pPr>
      <w:r>
        <w:rPr>
          <w:rFonts w:hint="eastAsia" w:ascii="宋体" w:hAnsi="宋体" w:cs="宋体"/>
        </w:rPr>
        <w:t>代理商首营资料详情</w:t>
      </w:r>
    </w:p>
    <w:p>
      <w:pPr>
        <w:pStyle w:val="3"/>
        <w:tabs>
          <w:tab w:val="left" w:pos="2947"/>
        </w:tabs>
        <w:spacing w:before="156" w:after="156"/>
        <w:ind w:firstLine="0"/>
        <w:rPr>
          <w:rFonts w:ascii="宋体" w:hAnsi="宋体" w:cs="宋体"/>
        </w:rPr>
      </w:pPr>
      <w:ins w:id="891" w:author="~~~~~~~~~~~~" w:date="2017-12-19T17:39:00Z">
        <w:r>
          <w:rPr/>
          <w:drawing>
            <wp:anchor distT="0" distB="0" distL="114300" distR="114300" simplePos="0" relativeHeight="251743232" behindDoc="1" locked="0" layoutInCell="1" allowOverlap="1">
              <wp:simplePos x="0" y="0"/>
              <wp:positionH relativeFrom="column">
                <wp:posOffset>-47625</wp:posOffset>
              </wp:positionH>
              <wp:positionV relativeFrom="paragraph">
                <wp:posOffset>10160</wp:posOffset>
              </wp:positionV>
              <wp:extent cx="5271770" cy="1949450"/>
              <wp:effectExtent l="0" t="0" r="5080" b="12700"/>
              <wp:wrapTight wrapText="bothSides">
                <wp:wrapPolygon>
                  <wp:start x="0" y="0"/>
                  <wp:lineTo x="0" y="21319"/>
                  <wp:lineTo x="21543" y="21319"/>
                  <wp:lineTo x="21543" y="0"/>
                  <wp:lineTo x="0" y="0"/>
                </wp:wrapPolygon>
              </wp:wrapTight>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9"/>
                      <a:stretch>
                        <a:fillRect/>
                      </a:stretch>
                    </pic:blipFill>
                    <pic:spPr>
                      <a:xfrm>
                        <a:off x="0" y="0"/>
                        <a:ext cx="5271770" cy="1949450"/>
                      </a:xfrm>
                      <a:prstGeom prst="rect">
                        <a:avLst/>
                      </a:prstGeom>
                      <a:noFill/>
                      <a:ln w="9525">
                        <a:noFill/>
                      </a:ln>
                    </pic:spPr>
                  </pic:pic>
                </a:graphicData>
              </a:graphic>
            </wp:anchor>
          </w:drawing>
        </w:r>
      </w:ins>
    </w:p>
    <w:p>
      <w:pPr>
        <w:pStyle w:val="5"/>
        <w:rPr>
          <w:rFonts w:hAnsi="宋体" w:cs="宋体"/>
        </w:rPr>
      </w:pPr>
      <w:bookmarkStart w:id="87" w:name="_Toc32742"/>
      <w:bookmarkStart w:id="88" w:name="_Toc16768"/>
      <w:bookmarkStart w:id="89" w:name="_Toc18414"/>
      <w:r>
        <w:rPr>
          <w:rFonts w:hint="eastAsia" w:hAnsi="宋体" w:cs="宋体"/>
        </w:rPr>
        <w:t>合同管理</w:t>
      </w:r>
      <w:bookmarkEnd w:id="87"/>
      <w:bookmarkEnd w:id="88"/>
      <w:bookmarkEnd w:id="89"/>
    </w:p>
    <w:p>
      <w:pPr>
        <w:pStyle w:val="3"/>
        <w:spacing w:before="156" w:after="156"/>
        <w:rPr>
          <w:rFonts w:ascii="宋体" w:hAnsi="宋体" w:cs="宋体"/>
        </w:rPr>
      </w:pPr>
      <w:r>
        <w:rPr>
          <w:rFonts w:hint="eastAsia" w:ascii="宋体" w:hAnsi="宋体" w:cs="宋体"/>
        </w:rPr>
        <w:t>厂商维护和代理商的合同信息。可以新增，也可以参照招商信息。</w:t>
      </w:r>
    </w:p>
    <w:p>
      <w:pPr>
        <w:pStyle w:val="3"/>
        <w:spacing w:before="156" w:after="156"/>
        <w:rPr>
          <w:rFonts w:ascii="宋体" w:hAnsi="宋体" w:cs="宋体"/>
        </w:rPr>
      </w:pPr>
      <w:r>
        <w:rPr>
          <w:rFonts w:hint="eastAsia" w:ascii="宋体" w:hAnsi="宋体" w:cs="宋体"/>
        </w:rPr>
        <w:t>【价格】代理商下单时，商品签订了合同取合同价格，否则取零售价。</w:t>
      </w:r>
    </w:p>
    <w:p>
      <w:pPr>
        <w:pStyle w:val="3"/>
        <w:spacing w:before="156" w:after="156"/>
        <w:rPr>
          <w:rFonts w:ascii="宋体" w:hAnsi="宋体" w:cs="宋体"/>
        </w:rPr>
      </w:pPr>
      <w:r>
        <w:rPr>
          <w:rFonts w:hint="eastAsia" w:ascii="宋体" w:hAnsi="宋体" w:cs="宋体"/>
        </w:rPr>
        <w:t>【合同编辑界面】</w:t>
      </w:r>
    </w:p>
    <w:p>
      <w:pPr>
        <w:spacing w:line="360" w:lineRule="auto"/>
        <w:ind w:firstLine="420" w:firstLineChars="200"/>
        <w:rPr>
          <w:rFonts w:ascii="宋体" w:hAnsi="宋体" w:cs="宋体"/>
        </w:rPr>
      </w:pPr>
      <w:ins w:id="893" w:author="~~~~~~~~~~~~ [2]" w:date="2017-12-21T14:36:30Z">
        <w:r>
          <w:rPr/>
          <w:drawing>
            <wp:inline distT="0" distB="0" distL="114300" distR="114300">
              <wp:extent cx="5271135" cy="2563495"/>
              <wp:effectExtent l="0" t="0" r="5715" b="8255"/>
              <wp:docPr id="12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49"/>
                      <pic:cNvPicPr>
                        <a:picLocks noChangeAspect="1"/>
                      </pic:cNvPicPr>
                    </pic:nvPicPr>
                    <pic:blipFill>
                      <a:blip r:embed="rId30"/>
                      <a:stretch>
                        <a:fillRect/>
                      </a:stretch>
                    </pic:blipFill>
                    <pic:spPr>
                      <a:xfrm>
                        <a:off x="0" y="0"/>
                        <a:ext cx="5271135" cy="2563495"/>
                      </a:xfrm>
                      <a:prstGeom prst="rect">
                        <a:avLst/>
                      </a:prstGeom>
                      <a:noFill/>
                      <a:ln w="9525">
                        <a:noFill/>
                      </a:ln>
                    </pic:spPr>
                  </pic:pic>
                </a:graphicData>
              </a:graphic>
            </wp:inline>
          </w:drawing>
        </w:r>
      </w:ins>
    </w:p>
    <w:p>
      <w:pPr>
        <w:spacing w:line="360" w:lineRule="auto"/>
        <w:ind w:firstLine="420" w:firstLineChars="200"/>
        <w:rPr>
          <w:rFonts w:ascii="宋体" w:hAnsi="宋体" w:cs="宋体"/>
        </w:rPr>
      </w:pPr>
      <w:r>
        <w:rPr>
          <w:rFonts w:hint="eastAsia" w:ascii="宋体" w:hAnsi="宋体" w:cs="宋体"/>
        </w:rPr>
        <w:t>【生单界面】参照招商信息</w:t>
      </w:r>
    </w:p>
    <w:p>
      <w:pPr>
        <w:spacing w:line="360" w:lineRule="auto"/>
        <w:rPr>
          <w:rFonts w:ascii="宋体" w:hAnsi="宋体" w:cs="宋体"/>
        </w:rPr>
      </w:pPr>
      <w:r>
        <w:rPr>
          <w:rFonts w:hint="eastAsia" w:ascii="宋体" w:hAnsi="宋体" w:cs="宋体"/>
        </w:rPr>
        <w:drawing>
          <wp:inline distT="0" distB="0" distL="114300" distR="114300">
            <wp:extent cx="5265420" cy="1529715"/>
            <wp:effectExtent l="0" t="0" r="11430" b="13335"/>
            <wp:docPr id="7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7"/>
                    <pic:cNvPicPr>
                      <a:picLocks noChangeAspect="1"/>
                    </pic:cNvPicPr>
                  </pic:nvPicPr>
                  <pic:blipFill>
                    <a:blip r:embed="rId31"/>
                    <a:stretch>
                      <a:fillRect/>
                    </a:stretch>
                  </pic:blipFill>
                  <pic:spPr>
                    <a:xfrm>
                      <a:off x="0" y="0"/>
                      <a:ext cx="5265420" cy="1529715"/>
                    </a:xfrm>
                    <a:prstGeom prst="rect">
                      <a:avLst/>
                    </a:prstGeom>
                    <a:noFill/>
                    <a:ln w="9525">
                      <a:noFill/>
                    </a:ln>
                  </pic:spPr>
                </pic:pic>
              </a:graphicData>
            </a:graphic>
          </wp:inline>
        </w:drawing>
      </w:r>
    </w:p>
    <w:p>
      <w:pPr>
        <w:pStyle w:val="5"/>
        <w:spacing w:before="0" w:after="0"/>
        <w:rPr>
          <w:rFonts w:hAnsi="宋体" w:cs="宋体"/>
        </w:rPr>
      </w:pPr>
      <w:bookmarkStart w:id="90" w:name="_Toc8027"/>
      <w:bookmarkStart w:id="91" w:name="_Toc32735"/>
      <w:bookmarkStart w:id="92" w:name="_Toc30168"/>
      <w:r>
        <w:rPr>
          <w:rFonts w:hint="eastAsia" w:hAnsi="宋体" w:cs="宋体"/>
        </w:rPr>
        <w:t>代理商管理</w:t>
      </w:r>
      <w:bookmarkEnd w:id="90"/>
      <w:bookmarkEnd w:id="91"/>
      <w:bookmarkEnd w:id="92"/>
    </w:p>
    <w:p>
      <w:pPr>
        <w:pStyle w:val="6"/>
        <w:rPr>
          <w:ins w:id="895" w:author="~~~~~~~~~~~~" w:date="2017-12-19T16:26:00Z"/>
          <w:rFonts w:hAnsi="宋体" w:cs="宋体"/>
        </w:rPr>
      </w:pPr>
      <w:ins w:id="896" w:author="~~~~~~~~~~~~" w:date="2017-12-19T16:26:00Z">
        <w:bookmarkStart w:id="93" w:name="_Toc26386"/>
        <w:bookmarkStart w:id="94" w:name="_Toc32297"/>
        <w:r>
          <w:rPr>
            <w:rFonts w:hint="eastAsia" w:hAnsi="宋体" w:cs="宋体"/>
          </w:rPr>
          <w:t>代理商档案</w:t>
        </w:r>
        <w:bookmarkEnd w:id="93"/>
        <w:bookmarkEnd w:id="94"/>
      </w:ins>
    </w:p>
    <w:p>
      <w:pPr>
        <w:spacing w:line="360" w:lineRule="auto"/>
        <w:ind w:firstLine="425"/>
        <w:rPr>
          <w:rFonts w:ascii="宋体" w:hAnsi="宋体" w:cs="宋体"/>
        </w:rPr>
      </w:pPr>
      <w:r>
        <w:rPr>
          <w:rFonts w:hint="eastAsia" w:ascii="宋体" w:hAnsi="宋体" w:cs="宋体"/>
        </w:rPr>
        <w:t>厂商管理自己的代理商。代理商来源有两种：厂商新增、代理商申请合作。</w:t>
      </w:r>
    </w:p>
    <w:p>
      <w:pPr>
        <w:spacing w:line="360" w:lineRule="auto"/>
        <w:ind w:firstLine="425"/>
        <w:rPr>
          <w:rFonts w:ascii="宋体" w:hAnsi="宋体" w:cs="宋体"/>
        </w:rPr>
      </w:pPr>
      <w:r>
        <w:rPr>
          <w:rFonts w:hint="eastAsia" w:ascii="宋体" w:hAnsi="宋体" w:cs="宋体"/>
        </w:rPr>
        <w:t>【代理商详情界面】</w:t>
      </w:r>
    </w:p>
    <w:p>
      <w:pPr>
        <w:spacing w:line="360" w:lineRule="auto"/>
        <w:rPr>
          <w:rFonts w:ascii="宋体" w:hAnsi="宋体" w:cs="宋体"/>
        </w:rPr>
      </w:pPr>
      <w:r>
        <w:rPr>
          <w:rFonts w:hint="eastAsia" w:ascii="宋体" w:hAnsi="宋体" w:cs="宋体"/>
        </w:rPr>
        <w:drawing>
          <wp:inline distT="0" distB="0" distL="114300" distR="114300">
            <wp:extent cx="5272405" cy="2700655"/>
            <wp:effectExtent l="0" t="0" r="4445" b="4445"/>
            <wp:docPr id="7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9"/>
                    <pic:cNvPicPr>
                      <a:picLocks noChangeAspect="1"/>
                    </pic:cNvPicPr>
                  </pic:nvPicPr>
                  <pic:blipFill>
                    <a:blip r:embed="rId32"/>
                    <a:stretch>
                      <a:fillRect/>
                    </a:stretch>
                  </pic:blipFill>
                  <pic:spPr>
                    <a:xfrm>
                      <a:off x="0" y="0"/>
                      <a:ext cx="5272405" cy="2700655"/>
                    </a:xfrm>
                    <a:prstGeom prst="rect">
                      <a:avLst/>
                    </a:prstGeom>
                    <a:noFill/>
                    <a:ln w="9525">
                      <a:noFill/>
                    </a:ln>
                  </pic:spPr>
                </pic:pic>
              </a:graphicData>
            </a:graphic>
          </wp:inline>
        </w:drawing>
      </w:r>
    </w:p>
    <w:p>
      <w:pPr>
        <w:spacing w:line="360" w:lineRule="auto"/>
        <w:rPr>
          <w:ins w:id="897" w:author="~~~~~~~~~~~~" w:date="2017-12-19T16:25:00Z"/>
          <w:rFonts w:ascii="宋体" w:hAnsi="宋体" w:cs="宋体"/>
        </w:rPr>
      </w:pPr>
      <w:r>
        <w:rPr>
          <w:rFonts w:hint="eastAsia" w:ascii="宋体" w:hAnsi="宋体" w:cs="宋体"/>
        </w:rPr>
        <w:tab/>
      </w:r>
      <w:r>
        <w:rPr>
          <w:rFonts w:hint="eastAsia" w:ascii="宋体" w:hAnsi="宋体" w:cs="宋体"/>
        </w:rPr>
        <w:t>在此界面可以直接维护合同信息，录入合同有效期和合同附件。</w:t>
      </w:r>
    </w:p>
    <w:p>
      <w:pPr>
        <w:pStyle w:val="6"/>
        <w:rPr>
          <w:ins w:id="898" w:author="~~~~~~~~~~~~" w:date="2017-12-19T16:26:00Z"/>
          <w:rFonts w:hAnsi="宋体" w:cs="宋体"/>
        </w:rPr>
      </w:pPr>
      <w:ins w:id="899" w:author="~~~~~~~~~~~~" w:date="2017-12-19T16:26:00Z">
        <w:bookmarkStart w:id="95" w:name="_Toc31450"/>
        <w:bookmarkStart w:id="96" w:name="_Toc13046"/>
        <w:r>
          <w:rPr>
            <w:rFonts w:hint="eastAsia" w:hAnsi="宋体" w:cs="宋体"/>
          </w:rPr>
          <w:t>批量导入</w:t>
        </w:r>
        <w:bookmarkEnd w:id="95"/>
        <w:bookmarkEnd w:id="96"/>
      </w:ins>
    </w:p>
    <w:p>
      <w:pPr>
        <w:spacing w:line="360" w:lineRule="auto"/>
        <w:ind w:firstLine="420" w:firstLineChars="200"/>
        <w:rPr>
          <w:rFonts w:ascii="宋体" w:hAnsi="宋体" w:cs="宋体"/>
        </w:rPr>
      </w:pPr>
      <w:ins w:id="900" w:author="~~~~~~~~~~~~" w:date="2017-12-19T16:27:00Z">
        <w:r>
          <w:rPr>
            <w:rFonts w:hint="eastAsia" w:ascii="宋体" w:hAnsi="宋体" w:cs="宋体"/>
          </w:rPr>
          <w:t>提供统一的execl格式，进行代理商导入功能。</w:t>
        </w:r>
      </w:ins>
    </w:p>
    <w:p>
      <w:pPr>
        <w:pStyle w:val="5"/>
        <w:rPr>
          <w:rFonts w:hAnsi="宋体" w:cs="宋体"/>
        </w:rPr>
      </w:pPr>
      <w:bookmarkStart w:id="97" w:name="_Toc8266"/>
      <w:bookmarkStart w:id="98" w:name="_Toc10021"/>
      <w:bookmarkStart w:id="99" w:name="_Toc24450"/>
      <w:r>
        <w:rPr>
          <w:rFonts w:hint="eastAsia" w:hAnsi="宋体" w:cs="宋体"/>
        </w:rPr>
        <w:t>订单</w:t>
      </w:r>
      <w:bookmarkEnd w:id="97"/>
      <w:bookmarkEnd w:id="98"/>
      <w:bookmarkEnd w:id="99"/>
    </w:p>
    <w:p>
      <w:pPr>
        <w:spacing w:line="360" w:lineRule="auto"/>
        <w:ind w:firstLine="420"/>
        <w:rPr>
          <w:rFonts w:ascii="宋体" w:hAnsi="宋体" w:cs="宋体"/>
        </w:rPr>
      </w:pPr>
      <w:r>
        <w:rPr>
          <w:rFonts w:hint="eastAsia" w:ascii="宋体" w:hAnsi="宋体" w:cs="宋体"/>
        </w:rPr>
        <w:t>厂商主要管理订单，进行订单审核、发货、线下收款确认等操作，也可以帮助代理商进行下单操作。</w:t>
      </w:r>
    </w:p>
    <w:p>
      <w:pPr>
        <w:spacing w:line="360" w:lineRule="auto"/>
        <w:ind w:firstLine="420"/>
        <w:rPr>
          <w:rFonts w:ascii="宋体" w:hAnsi="宋体" w:cs="宋体"/>
        </w:rPr>
      </w:pPr>
      <w:r>
        <w:rPr>
          <w:rFonts w:hint="eastAsia" w:ascii="宋体" w:hAnsi="宋体" w:cs="宋体"/>
        </w:rPr>
        <w:t>【代客下单】</w:t>
      </w:r>
    </w:p>
    <w:p>
      <w:pPr>
        <w:spacing w:line="360" w:lineRule="auto"/>
        <w:ind w:firstLine="420"/>
        <w:rPr>
          <w:rFonts w:ascii="宋体" w:hAnsi="宋体" w:cs="宋体"/>
        </w:rPr>
      </w:pPr>
      <w:r>
        <w:rPr>
          <w:rFonts w:hint="eastAsia" w:ascii="宋体" w:hAnsi="宋体" w:cs="宋体"/>
        </w:rPr>
        <w:drawing>
          <wp:inline distT="0" distB="0" distL="114300" distR="114300">
            <wp:extent cx="5273040" cy="2308860"/>
            <wp:effectExtent l="0" t="0" r="3810" b="15240"/>
            <wp:docPr id="7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0"/>
                    <pic:cNvPicPr>
                      <a:picLocks noChangeAspect="1"/>
                    </pic:cNvPicPr>
                  </pic:nvPicPr>
                  <pic:blipFill>
                    <a:blip r:embed="rId33"/>
                    <a:stretch>
                      <a:fillRect/>
                    </a:stretch>
                  </pic:blipFill>
                  <pic:spPr>
                    <a:xfrm>
                      <a:off x="0" y="0"/>
                      <a:ext cx="5273040" cy="2308860"/>
                    </a:xfrm>
                    <a:prstGeom prst="rect">
                      <a:avLst/>
                    </a:prstGeom>
                    <a:noFill/>
                    <a:ln w="9525">
                      <a:noFill/>
                    </a:ln>
                  </pic:spPr>
                </pic:pic>
              </a:graphicData>
            </a:graphic>
          </wp:inline>
        </w:drawing>
      </w:r>
    </w:p>
    <w:p>
      <w:pPr>
        <w:spacing w:line="360" w:lineRule="auto"/>
        <w:ind w:firstLine="420"/>
        <w:rPr>
          <w:rFonts w:ascii="宋体" w:hAnsi="宋体" w:cs="宋体"/>
        </w:rPr>
      </w:pPr>
      <w:r>
        <w:rPr>
          <w:rFonts w:hint="eastAsia" w:ascii="宋体" w:hAnsi="宋体" w:cs="宋体"/>
        </w:rPr>
        <w:t>【发货】发货时可以录入商品有效期、批号</w:t>
      </w:r>
    </w:p>
    <w:p>
      <w:pPr>
        <w:spacing w:line="360" w:lineRule="auto"/>
        <w:ind w:firstLine="420"/>
        <w:rPr>
          <w:rFonts w:ascii="宋体" w:hAnsi="宋体" w:cs="宋体"/>
        </w:rPr>
      </w:pPr>
      <w:r>
        <w:rPr>
          <w:rFonts w:hint="eastAsia" w:ascii="宋体" w:hAnsi="宋体" w:cs="宋体"/>
        </w:rPr>
        <w:drawing>
          <wp:inline distT="0" distB="0" distL="114300" distR="114300">
            <wp:extent cx="5271770" cy="2209165"/>
            <wp:effectExtent l="0" t="0" r="5080" b="635"/>
            <wp:docPr id="8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1"/>
                    <pic:cNvPicPr>
                      <a:picLocks noChangeAspect="1"/>
                    </pic:cNvPicPr>
                  </pic:nvPicPr>
                  <pic:blipFill>
                    <a:blip r:embed="rId34"/>
                    <a:stretch>
                      <a:fillRect/>
                    </a:stretch>
                  </pic:blipFill>
                  <pic:spPr>
                    <a:xfrm>
                      <a:off x="0" y="0"/>
                      <a:ext cx="5271770" cy="2209165"/>
                    </a:xfrm>
                    <a:prstGeom prst="rect">
                      <a:avLst/>
                    </a:prstGeom>
                    <a:noFill/>
                    <a:ln w="9525">
                      <a:noFill/>
                    </a:ln>
                  </pic:spPr>
                </pic:pic>
              </a:graphicData>
            </a:graphic>
          </wp:inline>
        </w:drawing>
      </w:r>
    </w:p>
    <w:p>
      <w:pPr>
        <w:spacing w:line="360" w:lineRule="auto"/>
        <w:rPr>
          <w:rFonts w:ascii="宋体" w:hAnsi="宋体" w:cs="宋体"/>
        </w:rPr>
      </w:pPr>
      <w:r>
        <w:rPr>
          <w:rFonts w:hint="eastAsia" w:ascii="宋体" w:hAnsi="宋体" w:cs="宋体"/>
        </w:rPr>
        <w:tab/>
      </w:r>
      <w:r>
        <w:rPr>
          <w:rFonts w:hint="eastAsia" w:ascii="宋体" w:hAnsi="宋体" w:cs="宋体"/>
        </w:rPr>
        <w:t>【线下收款】对代理商线下付款进行审核、作废等功能。</w:t>
      </w:r>
    </w:p>
    <w:p>
      <w:pPr>
        <w:spacing w:line="360" w:lineRule="auto"/>
        <w:rPr>
          <w:rFonts w:ascii="宋体" w:hAnsi="宋体" w:cs="宋体"/>
        </w:rPr>
      </w:pPr>
      <w:r>
        <w:rPr>
          <w:rFonts w:hint="eastAsia" w:ascii="宋体" w:hAnsi="宋体" w:cs="宋体"/>
        </w:rPr>
        <w:drawing>
          <wp:inline distT="0" distB="0" distL="114300" distR="114300">
            <wp:extent cx="5263515" cy="2331085"/>
            <wp:effectExtent l="0" t="0" r="13335" b="12065"/>
            <wp:docPr id="8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3"/>
                    <pic:cNvPicPr>
                      <a:picLocks noChangeAspect="1"/>
                    </pic:cNvPicPr>
                  </pic:nvPicPr>
                  <pic:blipFill>
                    <a:blip r:embed="rId35"/>
                    <a:stretch>
                      <a:fillRect/>
                    </a:stretch>
                  </pic:blipFill>
                  <pic:spPr>
                    <a:xfrm>
                      <a:off x="0" y="0"/>
                      <a:ext cx="5263515" cy="2331085"/>
                    </a:xfrm>
                    <a:prstGeom prst="rect">
                      <a:avLst/>
                    </a:prstGeom>
                    <a:noFill/>
                    <a:ln w="9525">
                      <a:noFill/>
                    </a:ln>
                  </pic:spPr>
                </pic:pic>
              </a:graphicData>
            </a:graphic>
          </wp:inline>
        </w:drawing>
      </w:r>
    </w:p>
    <w:p>
      <w:pPr>
        <w:spacing w:line="360" w:lineRule="auto"/>
        <w:rPr>
          <w:rFonts w:ascii="宋体" w:hAnsi="宋体" w:cs="宋体"/>
        </w:rPr>
      </w:pPr>
      <w:r>
        <w:rPr>
          <w:rFonts w:hint="eastAsia" w:ascii="宋体" w:hAnsi="宋体" w:cs="宋体"/>
        </w:rPr>
        <w:t xml:space="preserve"> 厂商可以线下收款后，在系统进行收款补录</w:t>
      </w:r>
    </w:p>
    <w:p>
      <w:pPr>
        <w:spacing w:line="360" w:lineRule="auto"/>
        <w:rPr>
          <w:rFonts w:ascii="宋体" w:hAnsi="宋体" w:cs="宋体"/>
        </w:rPr>
      </w:pPr>
      <w:ins w:id="901" w:author="~~~~~~~~~~~~ [2]" w:date="2017-12-21T17:21:37Z">
        <w:r>
          <w:rPr>
            <w:rFonts w:hint="eastAsia" w:ascii="宋体" w:hAnsi="宋体" w:cs="宋体"/>
          </w:rPr>
          <w:drawing>
            <wp:inline distT="0" distB="0" distL="114300" distR="114300">
              <wp:extent cx="5273040" cy="2473960"/>
              <wp:effectExtent l="0" t="0" r="3810" b="2540"/>
              <wp:docPr id="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2"/>
                      <pic:cNvPicPr>
                        <a:picLocks noChangeAspect="1"/>
                      </pic:cNvPicPr>
                    </pic:nvPicPr>
                    <pic:blipFill>
                      <a:blip r:embed="rId36"/>
                      <a:stretch>
                        <a:fillRect/>
                      </a:stretch>
                    </pic:blipFill>
                    <pic:spPr>
                      <a:xfrm>
                        <a:off x="0" y="0"/>
                        <a:ext cx="5273040" cy="2473960"/>
                      </a:xfrm>
                      <a:prstGeom prst="rect">
                        <a:avLst/>
                      </a:prstGeom>
                      <a:noFill/>
                      <a:ln w="9525">
                        <a:noFill/>
                      </a:ln>
                    </pic:spPr>
                  </pic:pic>
                </a:graphicData>
              </a:graphic>
            </wp:inline>
          </w:drawing>
        </w:r>
      </w:ins>
    </w:p>
    <w:p>
      <w:pPr>
        <w:pStyle w:val="5"/>
        <w:rPr>
          <w:ins w:id="903" w:author="~~~~~~~~~~~~ [2]" w:date="2017-12-21T14:49:05Z"/>
          <w:rFonts w:hAnsi="宋体" w:cs="宋体"/>
        </w:rPr>
      </w:pPr>
      <w:bookmarkStart w:id="100" w:name="_Toc24229"/>
      <w:bookmarkStart w:id="101" w:name="_Toc12815"/>
      <w:bookmarkStart w:id="102" w:name="_Toc7286"/>
      <w:r>
        <w:rPr>
          <w:rFonts w:hint="eastAsia" w:hAnsi="宋体" w:cs="宋体"/>
        </w:rPr>
        <w:t>报表</w:t>
      </w:r>
      <w:bookmarkEnd w:id="100"/>
      <w:bookmarkEnd w:id="101"/>
      <w:bookmarkEnd w:id="102"/>
    </w:p>
    <w:p>
      <w:pPr>
        <w:pStyle w:val="3"/>
        <w:spacing w:before="156" w:after="156"/>
        <w:rPr>
          <w:ins w:id="904" w:author="~~~~~~~~~~~~ [2]" w:date="2017-12-21T14:49:05Z"/>
          <w:rFonts w:ascii="宋体" w:hAnsi="宋体" w:cs="宋体"/>
        </w:rPr>
      </w:pPr>
      <w:ins w:id="905" w:author="~~~~~~~~~~~~ [2]" w:date="2017-12-21T14:49:05Z">
        <w:r>
          <w:rPr>
            <w:rFonts w:hint="eastAsia" w:ascii="宋体" w:hAnsi="宋体" w:cs="宋体"/>
          </w:rPr>
          <w:t>产品报表：销售金额/销售数量/医院、产品追溯图</w:t>
        </w:r>
      </w:ins>
    </w:p>
    <w:p>
      <w:pPr>
        <w:pStyle w:val="3"/>
        <w:spacing w:before="156" w:after="156"/>
        <w:rPr>
          <w:ins w:id="906" w:author="~~~~~~~~~~~~ [2]" w:date="2017-12-21T14:49:05Z"/>
          <w:rFonts w:ascii="宋体" w:hAnsi="宋体" w:cs="宋体"/>
        </w:rPr>
      </w:pPr>
      <w:ins w:id="907" w:author="~~~~~~~~~~~~ [2]" w:date="2017-12-21T14:49:05Z">
        <w:r>
          <w:rPr>
            <w:rFonts w:hint="eastAsia" w:ascii="宋体" w:hAnsi="宋体" w:cs="宋体"/>
          </w:rPr>
          <w:t>渠道报表：最近1年销售金额（分渠道），当月销售金额（分渠道），渠道指标完成情况</w:t>
        </w:r>
      </w:ins>
    </w:p>
    <w:p>
      <w:pPr>
        <w:pStyle w:val="6"/>
        <w:rPr>
          <w:ins w:id="908" w:author="~~~~~~~~~~~~ [2]" w:date="2017-12-21T14:43:26Z"/>
        </w:rPr>
      </w:pPr>
      <w:ins w:id="909" w:author="~~~~~~~~~~~~ [2]" w:date="2017-12-21T14:43:25Z">
        <w:bookmarkStart w:id="169" w:name="_GoBack"/>
        <w:bookmarkEnd w:id="169"/>
        <w:r>
          <w:rPr>
            <w:rFonts w:hint="eastAsia" w:hAnsi="宋体" w:cs="宋体"/>
            <w:lang w:eastAsia="zh-CN"/>
          </w:rPr>
          <w:t>销售</w:t>
        </w:r>
      </w:ins>
      <w:ins w:id="910" w:author="~~~~~~~~~~~~ [2]" w:date="2017-12-21T14:43:26Z">
        <w:r>
          <w:rPr>
            <w:rFonts w:hint="eastAsia" w:hAnsi="宋体" w:cs="宋体"/>
            <w:lang w:eastAsia="zh-CN"/>
          </w:rPr>
          <w:t>报表</w:t>
        </w:r>
      </w:ins>
    </w:p>
    <w:p>
      <w:pPr>
        <w:pStyle w:val="3"/>
        <w:spacing w:before="157" w:after="157" w:line="240" w:lineRule="auto"/>
        <w:rPr>
          <w:ins w:id="911" w:author="~~~~~~~~~~~~ [2]" w:date="2017-12-21T14:46:38Z"/>
        </w:rPr>
      </w:pPr>
      <w:ins w:id="912" w:author="~~~~~~~~~~~~ [2]" w:date="2017-12-21T14:46:12Z">
        <w:r>
          <w:rPr/>
          <w:drawing>
            <wp:inline distT="0" distB="0" distL="114300" distR="114300">
              <wp:extent cx="5266055" cy="1852295"/>
              <wp:effectExtent l="0" t="0" r="10795" b="14605"/>
              <wp:docPr id="13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52"/>
                      <pic:cNvPicPr>
                        <a:picLocks noChangeAspect="1"/>
                      </pic:cNvPicPr>
                    </pic:nvPicPr>
                    <pic:blipFill>
                      <a:blip r:embed="rId37"/>
                      <a:stretch>
                        <a:fillRect/>
                      </a:stretch>
                    </pic:blipFill>
                    <pic:spPr>
                      <a:xfrm>
                        <a:off x="0" y="0"/>
                        <a:ext cx="5266055" cy="1852295"/>
                      </a:xfrm>
                      <a:prstGeom prst="rect">
                        <a:avLst/>
                      </a:prstGeom>
                      <a:noFill/>
                      <a:ln w="9525">
                        <a:noFill/>
                      </a:ln>
                    </pic:spPr>
                  </pic:pic>
                </a:graphicData>
              </a:graphic>
            </wp:inline>
          </w:drawing>
        </w:r>
      </w:ins>
    </w:p>
    <w:p>
      <w:pPr>
        <w:pStyle w:val="3"/>
        <w:spacing w:before="120" w:after="120" w:line="320" w:lineRule="exact"/>
        <w:rPr>
          <w:ins w:id="914" w:author="~~~~~~~~~~~~ [2]" w:date="2017-12-21T14:46:27Z"/>
        </w:rPr>
      </w:pPr>
      <w:ins w:id="915" w:author="~~~~~~~~~~~~ [2]" w:date="2017-12-21T14:46:38Z">
        <w:r>
          <w:rPr>
            <w:rFonts w:hint="eastAsia" w:hAnsi="宋体" w:cs="宋体"/>
            <w:lang w:eastAsia="zh-CN"/>
          </w:rPr>
          <w:t>【来源】：生效的销售订单</w:t>
        </w:r>
      </w:ins>
      <w:ins w:id="916" w:author="~~~~~~~~~~~~ [2]" w:date="2017-12-21T14:50:22Z">
        <w:r>
          <w:rPr>
            <w:rFonts w:hint="eastAsia" w:hAnsi="宋体" w:cs="宋体"/>
            <w:lang w:val="en-US" w:eastAsia="zh-CN"/>
          </w:rPr>
          <w:t>(</w:t>
        </w:r>
      </w:ins>
      <w:ins w:id="917" w:author="~~~~~~~~~~~~ [2]" w:date="2017-12-21T14:50:23Z">
        <w:r>
          <w:rPr>
            <w:rFonts w:hint="eastAsia" w:hAnsi="宋体" w:cs="宋体"/>
            <w:lang w:eastAsia="zh-CN"/>
          </w:rPr>
          <w:t>不包括未审核、已作废的订单</w:t>
        </w:r>
      </w:ins>
      <w:ins w:id="918" w:author="~~~~~~~~~~~~ [2]" w:date="2017-12-21T14:50:22Z">
        <w:r>
          <w:rPr>
            <w:rFonts w:hint="eastAsia" w:hAnsi="宋体" w:cs="宋体"/>
            <w:lang w:val="en-US" w:eastAsia="zh-CN"/>
          </w:rPr>
          <w:t>)</w:t>
        </w:r>
      </w:ins>
      <w:ins w:id="919" w:author="~~~~~~~~~~~~ [2]" w:date="2017-12-21T14:46:38Z">
        <w:r>
          <w:rPr>
            <w:rFonts w:hint="eastAsia" w:hAnsi="宋体" w:cs="宋体"/>
            <w:lang w:eastAsia="zh-CN"/>
          </w:rPr>
          <w:t>，</w:t>
        </w:r>
      </w:ins>
      <w:ins w:id="920" w:author="~~~~~~~~~~~~ [2]" w:date="2017-12-21T14:49:36Z">
        <w:r>
          <w:rPr>
            <w:rFonts w:hint="eastAsia" w:hAnsi="宋体" w:cs="宋体"/>
            <w:lang w:eastAsia="zh-CN"/>
          </w:rPr>
          <w:t>根据</w:t>
        </w:r>
      </w:ins>
      <w:ins w:id="921" w:author="~~~~~~~~~~~~ [2]" w:date="2017-12-21T14:49:37Z">
        <w:r>
          <w:rPr>
            <w:rFonts w:hint="eastAsia" w:hAnsi="宋体" w:cs="宋体"/>
            <w:lang w:eastAsia="zh-CN"/>
          </w:rPr>
          <w:t>商品</w:t>
        </w:r>
      </w:ins>
      <w:ins w:id="922" w:author="~~~~~~~~~~~~ [2]" w:date="2017-12-21T14:50:05Z">
        <w:r>
          <w:rPr>
            <w:rFonts w:hint="eastAsia" w:hAnsi="宋体" w:cs="宋体"/>
            <w:lang w:eastAsia="zh-CN"/>
          </w:rPr>
          <w:t>、</w:t>
        </w:r>
      </w:ins>
      <w:ins w:id="923" w:author="~~~~~~~~~~~~ [2]" w:date="2017-12-21T14:50:06Z">
        <w:r>
          <w:rPr>
            <w:rFonts w:hint="eastAsia" w:hAnsi="宋体" w:cs="宋体"/>
            <w:lang w:eastAsia="zh-CN"/>
          </w:rPr>
          <w:t>医院</w:t>
        </w:r>
      </w:ins>
      <w:ins w:id="924" w:author="~~~~~~~~~~~~ [2]" w:date="2017-12-21T14:50:07Z">
        <w:r>
          <w:rPr>
            <w:rFonts w:hint="eastAsia" w:hAnsi="宋体" w:cs="宋体"/>
            <w:lang w:eastAsia="zh-CN"/>
          </w:rPr>
          <w:t>进行</w:t>
        </w:r>
      </w:ins>
      <w:ins w:id="925" w:author="~~~~~~~~~~~~ [2]" w:date="2017-12-21T14:50:11Z">
        <w:r>
          <w:rPr>
            <w:rFonts w:hint="eastAsia" w:hAnsi="宋体" w:cs="宋体"/>
            <w:lang w:eastAsia="zh-CN"/>
          </w:rPr>
          <w:t>数量</w:t>
        </w:r>
      </w:ins>
      <w:ins w:id="926" w:author="~~~~~~~~~~~~ [2]" w:date="2017-12-21T14:50:12Z">
        <w:r>
          <w:rPr>
            <w:rFonts w:hint="eastAsia" w:hAnsi="宋体" w:cs="宋体"/>
            <w:lang w:eastAsia="zh-CN"/>
          </w:rPr>
          <w:t>、</w:t>
        </w:r>
      </w:ins>
      <w:ins w:id="927" w:author="~~~~~~~~~~~~ [2]" w:date="2017-12-21T14:50:13Z">
        <w:r>
          <w:rPr>
            <w:rFonts w:hint="eastAsia" w:hAnsi="宋体" w:cs="宋体"/>
            <w:lang w:eastAsia="zh-CN"/>
          </w:rPr>
          <w:t>金额</w:t>
        </w:r>
      </w:ins>
      <w:ins w:id="928" w:author="~~~~~~~~~~~~ [2]" w:date="2017-12-21T14:50:14Z">
        <w:r>
          <w:rPr>
            <w:rFonts w:hint="eastAsia" w:hAnsi="宋体" w:cs="宋体"/>
            <w:lang w:eastAsia="zh-CN"/>
          </w:rPr>
          <w:t>汇总</w:t>
        </w:r>
      </w:ins>
      <w:ins w:id="929" w:author="~~~~~~~~~~~~ [2]" w:date="2017-12-21T14:46:38Z">
        <w:r>
          <w:rPr>
            <w:rFonts w:hint="eastAsia" w:hAnsi="宋体" w:cs="宋体"/>
            <w:lang w:eastAsia="zh-CN"/>
          </w:rPr>
          <w:t>。</w:t>
        </w:r>
      </w:ins>
    </w:p>
    <w:p>
      <w:pPr>
        <w:pStyle w:val="3"/>
        <w:spacing w:before="157" w:after="157" w:line="240" w:lineRule="auto"/>
        <w:rPr>
          <w:ins w:id="930" w:author="~~~~~~~~~~~~ [2]" w:date="2017-12-21T14:47:16Z"/>
          <w:rFonts w:hint="eastAsia"/>
          <w:lang w:eastAsia="zh-CN"/>
        </w:rPr>
      </w:pPr>
      <w:ins w:id="931" w:author="~~~~~~~~~~~~ [2]" w:date="2017-12-21T14:46:28Z">
        <w:r>
          <w:rPr>
            <w:rFonts w:hint="eastAsia"/>
            <w:lang w:eastAsia="zh-CN"/>
          </w:rPr>
          <w:t>【</w:t>
        </w:r>
      </w:ins>
      <w:ins w:id="932" w:author="~~~~~~~~~~~~ [2]" w:date="2017-12-21T14:46:46Z">
        <w:r>
          <w:rPr>
            <w:rFonts w:hint="eastAsia"/>
            <w:lang w:eastAsia="zh-CN"/>
          </w:rPr>
          <w:t>查询</w:t>
        </w:r>
      </w:ins>
      <w:ins w:id="933" w:author="~~~~~~~~~~~~ [2]" w:date="2017-12-21T14:46:47Z">
        <w:r>
          <w:rPr>
            <w:rFonts w:hint="eastAsia"/>
            <w:lang w:eastAsia="zh-CN"/>
          </w:rPr>
          <w:t>条件</w:t>
        </w:r>
      </w:ins>
      <w:ins w:id="934" w:author="~~~~~~~~~~~~ [2]" w:date="2017-12-21T14:46:28Z">
        <w:r>
          <w:rPr>
            <w:rFonts w:hint="eastAsia"/>
            <w:lang w:eastAsia="zh-CN"/>
          </w:rPr>
          <w:t>】</w:t>
        </w:r>
      </w:ins>
      <w:ins w:id="935" w:author="~~~~~~~~~~~~ [2]" w:date="2017-12-21T14:46:50Z">
        <w:r>
          <w:rPr>
            <w:rFonts w:hint="eastAsia"/>
            <w:lang w:eastAsia="zh-CN"/>
          </w:rPr>
          <w:t>商品、</w:t>
        </w:r>
      </w:ins>
      <w:ins w:id="936" w:author="~~~~~~~~~~~~ [2]" w:date="2017-12-21T14:46:52Z">
        <w:r>
          <w:rPr>
            <w:rFonts w:hint="eastAsia"/>
            <w:lang w:eastAsia="zh-CN"/>
          </w:rPr>
          <w:t>医院</w:t>
        </w:r>
      </w:ins>
      <w:ins w:id="937" w:author="~~~~~~~~~~~~ [2]" w:date="2017-12-21T14:47:10Z">
        <w:r>
          <w:rPr>
            <w:rFonts w:hint="eastAsia"/>
            <w:lang w:eastAsia="zh-CN"/>
          </w:rPr>
          <w:t>、</w:t>
        </w:r>
      </w:ins>
      <w:ins w:id="938" w:author="~~~~~~~~~~~~ [2]" w:date="2017-12-21T14:47:12Z">
        <w:r>
          <w:rPr>
            <w:rFonts w:hint="eastAsia"/>
            <w:lang w:eastAsia="zh-CN"/>
          </w:rPr>
          <w:t>起止</w:t>
        </w:r>
      </w:ins>
      <w:ins w:id="939" w:author="~~~~~~~~~~~~ [2]" w:date="2017-12-21T14:47:13Z">
        <w:r>
          <w:rPr>
            <w:rFonts w:hint="eastAsia"/>
            <w:lang w:eastAsia="zh-CN"/>
          </w:rPr>
          <w:t>日期</w:t>
        </w:r>
      </w:ins>
    </w:p>
    <w:p>
      <w:pPr>
        <w:pStyle w:val="3"/>
        <w:spacing w:before="157" w:after="157" w:line="240" w:lineRule="auto"/>
        <w:rPr>
          <w:ins w:id="940" w:author="~~~~~~~~~~~~ [2]" w:date="2017-12-21T14:52:17Z"/>
          <w:rFonts w:hint="eastAsia"/>
          <w:lang w:val="en-US" w:eastAsia="zh-CN"/>
        </w:rPr>
      </w:pPr>
      <w:ins w:id="941" w:author="~~~~~~~~~~~~ [2]" w:date="2017-12-21T14:52:12Z">
        <w:r>
          <w:rPr>
            <w:rFonts w:hint="eastAsia"/>
            <w:lang w:val="en-US" w:eastAsia="zh-CN"/>
          </w:rPr>
          <w:t>【</w:t>
        </w:r>
      </w:ins>
      <w:ins w:id="942" w:author="~~~~~~~~~~~~ [2]" w:date="2017-12-21T14:52:14Z">
        <w:r>
          <w:rPr>
            <w:rFonts w:hint="eastAsia"/>
            <w:lang w:val="en-US" w:eastAsia="zh-CN"/>
          </w:rPr>
          <w:t>字段</w:t>
        </w:r>
      </w:ins>
      <w:ins w:id="943" w:author="~~~~~~~~~~~~ [2]" w:date="2017-12-21T14:52:15Z">
        <w:r>
          <w:rPr>
            <w:rFonts w:hint="eastAsia"/>
            <w:lang w:val="en-US" w:eastAsia="zh-CN"/>
          </w:rPr>
          <w:t>说明</w:t>
        </w:r>
      </w:ins>
      <w:ins w:id="944" w:author="~~~~~~~~~~~~ [2]" w:date="2017-12-21T14:52:12Z">
        <w:r>
          <w:rPr>
            <w:rFonts w:hint="eastAsia"/>
            <w:lang w:val="en-US" w:eastAsia="zh-CN"/>
          </w:rPr>
          <w:t>】</w:t>
        </w:r>
      </w:ins>
    </w:p>
    <w:p>
      <w:pPr>
        <w:pStyle w:val="3"/>
        <w:spacing w:before="157" w:after="157" w:line="240" w:lineRule="auto"/>
        <w:rPr>
          <w:ins w:id="945" w:author="~~~~~~~~~~~~ [2]" w:date="2017-12-21T14:52:26Z"/>
          <w:rFonts w:hint="eastAsia"/>
          <w:lang w:val="en-US" w:eastAsia="zh-CN"/>
        </w:rPr>
      </w:pPr>
      <w:ins w:id="946" w:author="~~~~~~~~~~~~ [2]" w:date="2017-12-21T14:52:17Z">
        <w:r>
          <w:rPr>
            <w:rFonts w:hint="eastAsia"/>
            <w:lang w:val="en-US" w:eastAsia="zh-CN"/>
          </w:rPr>
          <w:t xml:space="preserve"> </w:t>
        </w:r>
      </w:ins>
      <w:ins w:id="947" w:author="~~~~~~~~~~~~ [2]" w:date="2017-12-21T14:52:18Z">
        <w:r>
          <w:rPr>
            <w:rFonts w:hint="eastAsia"/>
            <w:lang w:val="en-US" w:eastAsia="zh-CN"/>
          </w:rPr>
          <w:t xml:space="preserve">  【</w:t>
        </w:r>
      </w:ins>
      <w:ins w:id="948" w:author="~~~~~~~~~~~~ [2]" w:date="2017-12-21T14:52:21Z">
        <w:r>
          <w:rPr>
            <w:rFonts w:hint="eastAsia"/>
            <w:lang w:val="en-US" w:eastAsia="zh-CN"/>
          </w:rPr>
          <w:t>商品</w:t>
        </w:r>
      </w:ins>
      <w:ins w:id="949" w:author="~~~~~~~~~~~~ [2]" w:date="2017-12-21T14:52:18Z">
        <w:r>
          <w:rPr>
            <w:rFonts w:hint="eastAsia"/>
            <w:lang w:val="en-US" w:eastAsia="zh-CN"/>
          </w:rPr>
          <w:t>】</w:t>
        </w:r>
      </w:ins>
      <w:ins w:id="950" w:author="~~~~~~~~~~~~ [2]" w:date="2017-12-21T14:52:23Z">
        <w:r>
          <w:rPr>
            <w:rFonts w:hint="eastAsia"/>
            <w:lang w:val="en-US" w:eastAsia="zh-CN"/>
          </w:rPr>
          <w:t>订单</w:t>
        </w:r>
      </w:ins>
      <w:ins w:id="951" w:author="~~~~~~~~~~~~ [2]" w:date="2017-12-21T14:52:24Z">
        <w:r>
          <w:rPr>
            <w:rFonts w:hint="eastAsia"/>
            <w:lang w:val="en-US" w:eastAsia="zh-CN"/>
          </w:rPr>
          <w:t>中商品</w:t>
        </w:r>
      </w:ins>
      <w:ins w:id="952" w:author="~~~~~~~~~~~~ [2]" w:date="2017-12-21T14:52:26Z">
        <w:r>
          <w:rPr>
            <w:rFonts w:hint="eastAsia"/>
            <w:lang w:val="en-US" w:eastAsia="zh-CN"/>
          </w:rPr>
          <w:t>信息</w:t>
        </w:r>
      </w:ins>
    </w:p>
    <w:p>
      <w:pPr>
        <w:pStyle w:val="3"/>
        <w:spacing w:before="157" w:after="157" w:line="240" w:lineRule="auto"/>
        <w:rPr>
          <w:ins w:id="953" w:author="~~~~~~~~~~~~ [2]" w:date="2017-12-21T14:53:33Z"/>
          <w:rFonts w:hint="eastAsia"/>
          <w:lang w:val="en-US" w:eastAsia="zh-CN"/>
        </w:rPr>
      </w:pPr>
      <w:ins w:id="954" w:author="~~~~~~~~~~~~ [2]" w:date="2017-12-21T14:52:26Z">
        <w:r>
          <w:rPr>
            <w:rFonts w:hint="eastAsia"/>
            <w:lang w:val="en-US" w:eastAsia="zh-CN"/>
          </w:rPr>
          <w:t xml:space="preserve">  </w:t>
        </w:r>
      </w:ins>
      <w:ins w:id="955" w:author="~~~~~~~~~~~~ [2]" w:date="2017-12-21T14:52:27Z">
        <w:r>
          <w:rPr>
            <w:rFonts w:hint="eastAsia"/>
            <w:lang w:val="en-US" w:eastAsia="zh-CN"/>
          </w:rPr>
          <w:t xml:space="preserve"> </w:t>
        </w:r>
      </w:ins>
      <w:ins w:id="956" w:author="~~~~~~~~~~~~ [2]" w:date="2017-12-21T14:52:28Z">
        <w:r>
          <w:rPr>
            <w:rFonts w:hint="eastAsia"/>
            <w:lang w:val="en-US" w:eastAsia="zh-CN"/>
          </w:rPr>
          <w:t>【</w:t>
        </w:r>
      </w:ins>
      <w:ins w:id="957" w:author="~~~~~~~~~~~~ [2]" w:date="2017-12-21T14:52:31Z">
        <w:r>
          <w:rPr>
            <w:rFonts w:hint="eastAsia"/>
            <w:lang w:val="en-US" w:eastAsia="zh-CN"/>
          </w:rPr>
          <w:t>医院</w:t>
        </w:r>
      </w:ins>
      <w:ins w:id="958" w:author="~~~~~~~~~~~~ [2]" w:date="2017-12-21T14:52:28Z">
        <w:r>
          <w:rPr>
            <w:rFonts w:hint="eastAsia"/>
            <w:lang w:val="en-US" w:eastAsia="zh-CN"/>
          </w:rPr>
          <w:t>】</w:t>
        </w:r>
      </w:ins>
      <w:ins w:id="959" w:author="~~~~~~~~~~~~ [2]" w:date="2017-12-21T14:52:49Z">
        <w:r>
          <w:rPr>
            <w:rFonts w:hint="eastAsia"/>
            <w:lang w:val="en-US" w:eastAsia="zh-CN"/>
          </w:rPr>
          <w:t>根据</w:t>
        </w:r>
      </w:ins>
      <w:ins w:id="960" w:author="~~~~~~~~~~~~ [2]" w:date="2017-12-21T14:53:11Z">
        <w:r>
          <w:rPr>
            <w:rFonts w:hint="eastAsia"/>
            <w:lang w:val="en-US" w:eastAsia="zh-CN"/>
          </w:rPr>
          <w:t>订单</w:t>
        </w:r>
      </w:ins>
      <w:ins w:id="961" w:author="~~~~~~~~~~~~ [2]" w:date="2017-12-21T14:53:12Z">
        <w:r>
          <w:rPr>
            <w:rFonts w:hint="eastAsia"/>
            <w:lang w:val="en-US" w:eastAsia="zh-CN"/>
          </w:rPr>
          <w:t>中</w:t>
        </w:r>
      </w:ins>
      <w:ins w:id="962" w:author="~~~~~~~~~~~~ [2]" w:date="2017-12-21T14:52:50Z">
        <w:r>
          <w:rPr>
            <w:rFonts w:hint="eastAsia"/>
            <w:lang w:val="en-US" w:eastAsia="zh-CN"/>
          </w:rPr>
          <w:t>商品</w:t>
        </w:r>
      </w:ins>
      <w:ins w:id="963" w:author="~~~~~~~~~~~~ [2]" w:date="2017-12-21T14:53:14Z">
        <w:r>
          <w:rPr>
            <w:rFonts w:hint="eastAsia"/>
            <w:lang w:val="en-US" w:eastAsia="zh-CN"/>
          </w:rPr>
          <w:t>、</w:t>
        </w:r>
      </w:ins>
      <w:ins w:id="964" w:author="~~~~~~~~~~~~ [2]" w:date="2017-12-21T14:53:16Z">
        <w:r>
          <w:rPr>
            <w:rFonts w:hint="eastAsia"/>
            <w:lang w:val="en-US" w:eastAsia="zh-CN"/>
          </w:rPr>
          <w:t>代理商</w:t>
        </w:r>
      </w:ins>
      <w:ins w:id="965" w:author="~~~~~~~~~~~~ [2]" w:date="2017-12-21T14:52:53Z">
        <w:r>
          <w:rPr>
            <w:rFonts w:hint="eastAsia"/>
            <w:lang w:val="en-US" w:eastAsia="zh-CN"/>
          </w:rPr>
          <w:t>在</w:t>
        </w:r>
      </w:ins>
      <w:ins w:id="966" w:author="~~~~~~~~~~~~ [2]" w:date="2017-12-21T14:52:55Z">
        <w:r>
          <w:rPr>
            <w:rFonts w:hint="eastAsia"/>
            <w:lang w:val="en-US" w:eastAsia="zh-CN"/>
          </w:rPr>
          <w:t>首营</w:t>
        </w:r>
      </w:ins>
      <w:ins w:id="967" w:author="~~~~~~~~~~~~ [2]" w:date="2017-12-21T14:53:20Z">
        <w:r>
          <w:rPr>
            <w:rFonts w:hint="eastAsia"/>
            <w:lang w:val="en-US" w:eastAsia="zh-CN"/>
          </w:rPr>
          <w:t>管理</w:t>
        </w:r>
      </w:ins>
      <w:ins w:id="968" w:author="~~~~~~~~~~~~ [2]" w:date="2017-12-21T14:53:21Z">
        <w:r>
          <w:rPr>
            <w:rFonts w:hint="eastAsia"/>
            <w:lang w:val="en-US" w:eastAsia="zh-CN"/>
          </w:rPr>
          <w:t>中</w:t>
        </w:r>
      </w:ins>
      <w:ins w:id="969" w:author="~~~~~~~~~~~~ [2]" w:date="2017-12-21T14:53:23Z">
        <w:r>
          <w:rPr>
            <w:rFonts w:hint="eastAsia"/>
            <w:lang w:val="en-US" w:eastAsia="zh-CN"/>
          </w:rPr>
          <w:t>找到</w:t>
        </w:r>
      </w:ins>
      <w:ins w:id="970" w:author="~~~~~~~~~~~~ [2]" w:date="2017-12-21T14:53:25Z">
        <w:r>
          <w:rPr>
            <w:rFonts w:hint="eastAsia"/>
            <w:lang w:val="en-US" w:eastAsia="zh-CN"/>
          </w:rPr>
          <w:t>对应的</w:t>
        </w:r>
      </w:ins>
      <w:ins w:id="971" w:author="~~~~~~~~~~~~ [2]" w:date="2017-12-21T14:53:27Z">
        <w:r>
          <w:rPr>
            <w:rFonts w:hint="eastAsia"/>
            <w:lang w:val="en-US" w:eastAsia="zh-CN"/>
          </w:rPr>
          <w:t>医院</w:t>
        </w:r>
      </w:ins>
    </w:p>
    <w:p>
      <w:pPr>
        <w:pStyle w:val="3"/>
        <w:spacing w:before="157" w:after="157" w:line="240" w:lineRule="auto"/>
        <w:rPr>
          <w:ins w:id="972" w:author="~~~~~~~~~~~~ [2]" w:date="2017-12-21T14:53:49Z"/>
          <w:rFonts w:hint="eastAsia"/>
          <w:lang w:val="en-US" w:eastAsia="zh-CN"/>
        </w:rPr>
      </w:pPr>
      <w:ins w:id="973" w:author="~~~~~~~~~~~~ [2]" w:date="2017-12-21T14:53:33Z">
        <w:r>
          <w:rPr>
            <w:rFonts w:hint="eastAsia"/>
            <w:lang w:val="en-US" w:eastAsia="zh-CN"/>
          </w:rPr>
          <w:t xml:space="preserve"> </w:t>
        </w:r>
      </w:ins>
      <w:ins w:id="974" w:author="~~~~~~~~~~~~ [2]" w:date="2017-12-21T14:53:34Z">
        <w:r>
          <w:rPr>
            <w:rFonts w:hint="eastAsia"/>
            <w:lang w:val="en-US" w:eastAsia="zh-CN"/>
          </w:rPr>
          <w:t xml:space="preserve">  </w:t>
        </w:r>
      </w:ins>
      <w:ins w:id="975" w:author="~~~~~~~~~~~~ [2]" w:date="2017-12-21T14:53:35Z">
        <w:r>
          <w:rPr>
            <w:rFonts w:hint="eastAsia"/>
            <w:lang w:val="en-US" w:eastAsia="zh-CN"/>
          </w:rPr>
          <w:t>【</w:t>
        </w:r>
      </w:ins>
      <w:ins w:id="976" w:author="~~~~~~~~~~~~ [2]" w:date="2017-12-21T14:53:36Z">
        <w:r>
          <w:rPr>
            <w:rFonts w:hint="eastAsia"/>
            <w:lang w:val="en-US" w:eastAsia="zh-CN"/>
          </w:rPr>
          <w:t>数量</w:t>
        </w:r>
      </w:ins>
      <w:ins w:id="977" w:author="~~~~~~~~~~~~ [2]" w:date="2017-12-21T14:53:35Z">
        <w:r>
          <w:rPr>
            <w:rFonts w:hint="eastAsia"/>
            <w:lang w:val="en-US" w:eastAsia="zh-CN"/>
          </w:rPr>
          <w:t>】</w:t>
        </w:r>
      </w:ins>
      <w:ins w:id="978" w:author="~~~~~~~~~~~~ [2]" w:date="2017-12-21T14:53:38Z">
        <w:r>
          <w:rPr>
            <w:rFonts w:hint="eastAsia"/>
            <w:lang w:val="en-US" w:eastAsia="zh-CN"/>
          </w:rPr>
          <w:t>根据</w:t>
        </w:r>
      </w:ins>
      <w:ins w:id="979" w:author="~~~~~~~~~~~~ [2]" w:date="2017-12-21T14:53:39Z">
        <w:r>
          <w:rPr>
            <w:rFonts w:hint="eastAsia"/>
            <w:lang w:val="en-US" w:eastAsia="zh-CN"/>
          </w:rPr>
          <w:t>商品</w:t>
        </w:r>
      </w:ins>
      <w:ins w:id="980" w:author="~~~~~~~~~~~~ [2]" w:date="2017-12-21T14:53:40Z">
        <w:r>
          <w:rPr>
            <w:rFonts w:hint="eastAsia"/>
            <w:lang w:val="en-US" w:eastAsia="zh-CN"/>
          </w:rPr>
          <w:t>、</w:t>
        </w:r>
      </w:ins>
      <w:ins w:id="981" w:author="~~~~~~~~~~~~ [2]" w:date="2017-12-21T14:53:44Z">
        <w:r>
          <w:rPr>
            <w:rFonts w:hint="eastAsia"/>
            <w:lang w:val="en-US" w:eastAsia="zh-CN"/>
          </w:rPr>
          <w:t>医院</w:t>
        </w:r>
      </w:ins>
      <w:ins w:id="982" w:author="~~~~~~~~~~~~ [2]" w:date="2017-12-21T14:53:46Z">
        <w:r>
          <w:rPr>
            <w:rFonts w:hint="eastAsia"/>
            <w:lang w:val="en-US" w:eastAsia="zh-CN"/>
          </w:rPr>
          <w:t>进行</w:t>
        </w:r>
      </w:ins>
      <w:ins w:id="983" w:author="~~~~~~~~~~~~ [2]" w:date="2017-12-21T14:53:47Z">
        <w:r>
          <w:rPr>
            <w:rFonts w:hint="eastAsia"/>
            <w:lang w:val="en-US" w:eastAsia="zh-CN"/>
          </w:rPr>
          <w:t>订单</w:t>
        </w:r>
      </w:ins>
      <w:ins w:id="984" w:author="~~~~~~~~~~~~ [2]" w:date="2017-12-21T14:53:48Z">
        <w:r>
          <w:rPr>
            <w:rFonts w:hint="eastAsia"/>
            <w:lang w:val="en-US" w:eastAsia="zh-CN"/>
          </w:rPr>
          <w:t>数据</w:t>
        </w:r>
      </w:ins>
      <w:ins w:id="985" w:author="~~~~~~~~~~~~ [2]" w:date="2017-12-21T14:53:49Z">
        <w:r>
          <w:rPr>
            <w:rFonts w:hint="eastAsia"/>
            <w:lang w:val="en-US" w:eastAsia="zh-CN"/>
          </w:rPr>
          <w:t>汇总</w:t>
        </w:r>
      </w:ins>
    </w:p>
    <w:p>
      <w:pPr>
        <w:pStyle w:val="3"/>
        <w:spacing w:before="157" w:after="157" w:line="240" w:lineRule="auto"/>
        <w:rPr>
          <w:ins w:id="986" w:author="~~~~~~~~~~~~ [2]" w:date="2017-12-21T14:54:11Z"/>
          <w:rFonts w:hint="eastAsia"/>
          <w:lang w:val="en-US" w:eastAsia="zh-CN"/>
        </w:rPr>
      </w:pPr>
      <w:ins w:id="987" w:author="~~~~~~~~~~~~ [2]" w:date="2017-12-21T14:53:49Z">
        <w:r>
          <w:rPr>
            <w:rFonts w:hint="eastAsia"/>
            <w:lang w:val="en-US" w:eastAsia="zh-CN"/>
          </w:rPr>
          <w:t xml:space="preserve"> </w:t>
        </w:r>
      </w:ins>
      <w:ins w:id="988" w:author="~~~~~~~~~~~~ [2]" w:date="2017-12-21T14:53:50Z">
        <w:r>
          <w:rPr>
            <w:rFonts w:hint="eastAsia"/>
            <w:lang w:val="en-US" w:eastAsia="zh-CN"/>
          </w:rPr>
          <w:t xml:space="preserve">  </w:t>
        </w:r>
      </w:ins>
      <w:ins w:id="989" w:author="~~~~~~~~~~~~ [2]" w:date="2017-12-21T14:53:51Z">
        <w:r>
          <w:rPr>
            <w:rFonts w:hint="eastAsia"/>
            <w:lang w:val="en-US" w:eastAsia="zh-CN"/>
          </w:rPr>
          <w:t>【</w:t>
        </w:r>
      </w:ins>
      <w:ins w:id="990" w:author="~~~~~~~~~~~~ [2]" w:date="2017-12-21T14:53:55Z">
        <w:r>
          <w:rPr>
            <w:rFonts w:hint="eastAsia"/>
            <w:lang w:val="en-US" w:eastAsia="zh-CN"/>
          </w:rPr>
          <w:t>金额</w:t>
        </w:r>
      </w:ins>
      <w:ins w:id="991" w:author="~~~~~~~~~~~~ [2]" w:date="2017-12-21T14:53:51Z">
        <w:r>
          <w:rPr>
            <w:rFonts w:hint="eastAsia"/>
            <w:lang w:val="en-US" w:eastAsia="zh-CN"/>
          </w:rPr>
          <w:t>】</w:t>
        </w:r>
      </w:ins>
      <w:ins w:id="992" w:author="~~~~~~~~~~~~ [2]" w:date="2017-12-21T14:53:57Z">
        <w:r>
          <w:rPr>
            <w:rFonts w:hint="eastAsia"/>
            <w:lang w:val="en-US" w:eastAsia="zh-CN"/>
          </w:rPr>
          <w:t>根据</w:t>
        </w:r>
      </w:ins>
      <w:ins w:id="993" w:author="~~~~~~~~~~~~ [2]" w:date="2017-12-21T14:53:59Z">
        <w:r>
          <w:rPr>
            <w:rFonts w:hint="eastAsia"/>
            <w:lang w:val="en-US" w:eastAsia="zh-CN"/>
          </w:rPr>
          <w:t>商品、</w:t>
        </w:r>
      </w:ins>
      <w:ins w:id="994" w:author="~~~~~~~~~~~~ [2]" w:date="2017-12-21T14:54:01Z">
        <w:r>
          <w:rPr>
            <w:rFonts w:hint="eastAsia"/>
            <w:lang w:val="en-US" w:eastAsia="zh-CN"/>
          </w:rPr>
          <w:t>医院</w:t>
        </w:r>
      </w:ins>
      <w:ins w:id="995" w:author="~~~~~~~~~~~~ [2]" w:date="2017-12-21T14:54:03Z">
        <w:r>
          <w:rPr>
            <w:rFonts w:hint="eastAsia"/>
            <w:lang w:val="en-US" w:eastAsia="zh-CN"/>
          </w:rPr>
          <w:t>进行</w:t>
        </w:r>
      </w:ins>
      <w:ins w:id="996" w:author="~~~~~~~~~~~~ [2]" w:date="2017-12-21T14:54:04Z">
        <w:r>
          <w:rPr>
            <w:rFonts w:hint="eastAsia"/>
            <w:lang w:val="en-US" w:eastAsia="zh-CN"/>
          </w:rPr>
          <w:t>订单</w:t>
        </w:r>
      </w:ins>
      <w:ins w:id="997" w:author="~~~~~~~~~~~~ [2]" w:date="2017-12-21T14:54:06Z">
        <w:r>
          <w:rPr>
            <w:rFonts w:hint="eastAsia"/>
            <w:lang w:val="en-US" w:eastAsia="zh-CN"/>
          </w:rPr>
          <w:t>金额汇总</w:t>
        </w:r>
      </w:ins>
    </w:p>
    <w:p>
      <w:pPr>
        <w:pStyle w:val="6"/>
        <w:rPr>
          <w:ins w:id="998" w:author="~~~~~~~~~~~~ [2]" w:date="2017-12-21T14:54:32Z"/>
          <w:rFonts w:hint="eastAsia"/>
          <w:lang w:val="en-US" w:eastAsia="zh-CN"/>
        </w:rPr>
      </w:pPr>
      <w:ins w:id="999" w:author="~~~~~~~~~~~~ [2]" w:date="2017-12-21T14:54:26Z">
        <w:r>
          <w:rPr>
            <w:rFonts w:hint="eastAsia"/>
            <w:lang w:val="en-US" w:eastAsia="zh-CN"/>
          </w:rPr>
          <w:t>产品</w:t>
        </w:r>
      </w:ins>
      <w:ins w:id="1000" w:author="~~~~~~~~~~~~ [2]" w:date="2017-12-21T14:54:31Z">
        <w:r>
          <w:rPr>
            <w:rFonts w:hint="eastAsia"/>
            <w:lang w:val="en-US" w:eastAsia="zh-CN"/>
          </w:rPr>
          <w:t>追溯图</w:t>
        </w:r>
      </w:ins>
    </w:p>
    <w:p>
      <w:pPr>
        <w:pStyle w:val="3"/>
        <w:rPr>
          <w:ins w:id="1001" w:author="~~~~~~~~~~~~ [2]" w:date="2017-12-21T14:55:25Z"/>
          <w:rFonts w:hint="eastAsia"/>
          <w:lang w:val="en-US" w:eastAsia="zh-CN"/>
        </w:rPr>
      </w:pPr>
      <w:ins w:id="1002" w:author="~~~~~~~~~~~~ [2]" w:date="2017-12-21T14:54:41Z">
        <w:r>
          <w:rPr>
            <w:rFonts w:hint="eastAsia"/>
            <w:lang w:val="en-US" w:eastAsia="zh-CN"/>
          </w:rPr>
          <w:t>展示</w:t>
        </w:r>
      </w:ins>
      <w:ins w:id="1003" w:author="~~~~~~~~~~~~ [2]" w:date="2017-12-21T14:54:45Z">
        <w:r>
          <w:rPr>
            <w:rFonts w:hint="eastAsia"/>
            <w:lang w:val="en-US" w:eastAsia="zh-CN"/>
          </w:rPr>
          <w:t>商品</w:t>
        </w:r>
      </w:ins>
      <w:ins w:id="1004" w:author="~~~~~~~~~~~~ [2]" w:date="2017-12-21T14:55:10Z">
        <w:r>
          <w:rPr>
            <w:rFonts w:hint="eastAsia"/>
            <w:lang w:val="en-US" w:eastAsia="zh-CN"/>
          </w:rPr>
          <w:t>代理商</w:t>
        </w:r>
      </w:ins>
      <w:ins w:id="1005" w:author="~~~~~~~~~~~~ [2]" w:date="2017-12-21T14:55:11Z">
        <w:r>
          <w:rPr>
            <w:rFonts w:hint="eastAsia"/>
            <w:lang w:val="en-US" w:eastAsia="zh-CN"/>
          </w:rPr>
          <w:t>、</w:t>
        </w:r>
      </w:ins>
      <w:ins w:id="1006" w:author="~~~~~~~~~~~~ [2]" w:date="2017-12-21T14:55:19Z">
        <w:r>
          <w:rPr>
            <w:rFonts w:hint="eastAsia"/>
            <w:lang w:val="en-US" w:eastAsia="zh-CN"/>
          </w:rPr>
          <w:t>销售</w:t>
        </w:r>
      </w:ins>
      <w:ins w:id="1007" w:author="~~~~~~~~~~~~ [2]" w:date="2017-12-21T14:55:20Z">
        <w:r>
          <w:rPr>
            <w:rFonts w:hint="eastAsia"/>
            <w:lang w:val="en-US" w:eastAsia="zh-CN"/>
          </w:rPr>
          <w:t>对应</w:t>
        </w:r>
      </w:ins>
      <w:ins w:id="1008" w:author="~~~~~~~~~~~~ [2]" w:date="2017-12-21T14:55:21Z">
        <w:r>
          <w:rPr>
            <w:rFonts w:hint="eastAsia"/>
            <w:lang w:val="en-US" w:eastAsia="zh-CN"/>
          </w:rPr>
          <w:t>医院</w:t>
        </w:r>
      </w:ins>
      <w:ins w:id="1009" w:author="~~~~~~~~~~~~ [2]" w:date="2017-12-21T14:55:23Z">
        <w:r>
          <w:rPr>
            <w:rFonts w:hint="eastAsia"/>
            <w:lang w:val="en-US" w:eastAsia="zh-CN"/>
          </w:rPr>
          <w:t>信息</w:t>
        </w:r>
      </w:ins>
      <w:ins w:id="1010" w:author="~~~~~~~~~~~~ [2]" w:date="2017-12-21T14:56:47Z">
        <w:r>
          <w:rPr>
            <w:rFonts w:hint="eastAsia"/>
            <w:lang w:val="en-US" w:eastAsia="zh-CN"/>
          </w:rPr>
          <w:t>。</w:t>
        </w:r>
      </w:ins>
      <w:ins w:id="1011" w:author="~~~~~~~~~~~~ [2]" w:date="2017-12-21T14:56:48Z">
        <w:r>
          <w:rPr>
            <w:rFonts w:hint="eastAsia"/>
            <w:lang w:val="en-US" w:eastAsia="zh-CN"/>
          </w:rPr>
          <w:t>选择</w:t>
        </w:r>
      </w:ins>
      <w:ins w:id="1012" w:author="~~~~~~~~~~~~ [2]" w:date="2017-12-21T14:56:49Z">
        <w:r>
          <w:rPr>
            <w:rFonts w:hint="eastAsia"/>
            <w:lang w:val="en-US" w:eastAsia="zh-CN"/>
          </w:rPr>
          <w:t>左边</w:t>
        </w:r>
      </w:ins>
      <w:ins w:id="1013" w:author="~~~~~~~~~~~~ [2]" w:date="2017-12-21T14:56:51Z">
        <w:r>
          <w:rPr>
            <w:rFonts w:hint="eastAsia"/>
            <w:lang w:val="en-US" w:eastAsia="zh-CN"/>
          </w:rPr>
          <w:t>商品，</w:t>
        </w:r>
      </w:ins>
      <w:ins w:id="1014" w:author="~~~~~~~~~~~~ [2]" w:date="2017-12-21T14:56:52Z">
        <w:r>
          <w:rPr>
            <w:rFonts w:hint="eastAsia"/>
            <w:lang w:val="en-US" w:eastAsia="zh-CN"/>
          </w:rPr>
          <w:t>右边</w:t>
        </w:r>
      </w:ins>
      <w:ins w:id="1015" w:author="~~~~~~~~~~~~ [2]" w:date="2017-12-21T14:56:53Z">
        <w:r>
          <w:rPr>
            <w:rFonts w:hint="eastAsia"/>
            <w:lang w:val="en-US" w:eastAsia="zh-CN"/>
          </w:rPr>
          <w:t>显示</w:t>
        </w:r>
      </w:ins>
      <w:ins w:id="1016" w:author="~~~~~~~~~~~~ [2]" w:date="2017-12-21T14:56:54Z">
        <w:r>
          <w:rPr>
            <w:rFonts w:hint="eastAsia"/>
            <w:lang w:val="en-US" w:eastAsia="zh-CN"/>
          </w:rPr>
          <w:t>对应</w:t>
        </w:r>
      </w:ins>
      <w:ins w:id="1017" w:author="~~~~~~~~~~~~ [2]" w:date="2017-12-21T14:56:55Z">
        <w:r>
          <w:rPr>
            <w:rFonts w:hint="eastAsia"/>
            <w:lang w:val="en-US" w:eastAsia="zh-CN"/>
          </w:rPr>
          <w:t>的</w:t>
        </w:r>
      </w:ins>
      <w:ins w:id="1018" w:author="~~~~~~~~~~~~ [2]" w:date="2017-12-21T14:56:56Z">
        <w:r>
          <w:rPr>
            <w:rFonts w:hint="eastAsia"/>
            <w:lang w:val="en-US" w:eastAsia="zh-CN"/>
          </w:rPr>
          <w:t>代理商</w:t>
        </w:r>
      </w:ins>
      <w:ins w:id="1019" w:author="~~~~~~~~~~~~ [2]" w:date="2017-12-21T14:56:57Z">
        <w:r>
          <w:rPr>
            <w:rFonts w:hint="eastAsia"/>
            <w:lang w:val="en-US" w:eastAsia="zh-CN"/>
          </w:rPr>
          <w:t>和</w:t>
        </w:r>
      </w:ins>
      <w:ins w:id="1020" w:author="~~~~~~~~~~~~ [2]" w:date="2017-12-21T14:56:59Z">
        <w:r>
          <w:rPr>
            <w:rFonts w:hint="eastAsia"/>
            <w:lang w:val="en-US" w:eastAsia="zh-CN"/>
          </w:rPr>
          <w:t>医院。</w:t>
        </w:r>
      </w:ins>
    </w:p>
    <w:p>
      <w:pPr>
        <w:pStyle w:val="3"/>
        <w:spacing w:before="157" w:after="157" w:line="240" w:lineRule="auto"/>
        <w:rPr>
          <w:ins w:id="1021" w:author="~~~~~~~~~~~~ [2]" w:date="2017-12-21T14:56:10Z"/>
        </w:rPr>
      </w:pPr>
      <w:ins w:id="1022" w:author="~~~~~~~~~~~~ [2]" w:date="2017-12-21T14:55:45Z">
        <w:r>
          <w:rPr/>
          <w:drawing>
            <wp:inline distT="0" distB="0" distL="114300" distR="114300">
              <wp:extent cx="5271135" cy="1873250"/>
              <wp:effectExtent l="0" t="0" r="5715" b="12700"/>
              <wp:docPr id="13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53"/>
                      <pic:cNvPicPr>
                        <a:picLocks noChangeAspect="1"/>
                      </pic:cNvPicPr>
                    </pic:nvPicPr>
                    <pic:blipFill>
                      <a:blip r:embed="rId38"/>
                      <a:stretch>
                        <a:fillRect/>
                      </a:stretch>
                    </pic:blipFill>
                    <pic:spPr>
                      <a:xfrm>
                        <a:off x="0" y="0"/>
                        <a:ext cx="5271135" cy="1873250"/>
                      </a:xfrm>
                      <a:prstGeom prst="rect">
                        <a:avLst/>
                      </a:prstGeom>
                      <a:noFill/>
                      <a:ln w="9525">
                        <a:noFill/>
                      </a:ln>
                    </pic:spPr>
                  </pic:pic>
                </a:graphicData>
              </a:graphic>
            </wp:inline>
          </w:drawing>
        </w:r>
      </w:ins>
    </w:p>
    <w:p>
      <w:pPr>
        <w:pStyle w:val="3"/>
        <w:spacing w:before="157" w:after="157" w:line="240" w:lineRule="auto"/>
        <w:rPr>
          <w:ins w:id="1024" w:author="~~~~~~~~~~~~ [2]" w:date="2017-12-21T14:57:09Z"/>
          <w:rFonts w:hint="eastAsia"/>
          <w:lang w:eastAsia="zh-CN"/>
        </w:rPr>
      </w:pPr>
      <w:ins w:id="1025" w:author="~~~~~~~~~~~~ [2]" w:date="2017-12-21T14:56:13Z">
        <w:r>
          <w:rPr>
            <w:rFonts w:hint="eastAsia"/>
            <w:lang w:eastAsia="zh-CN"/>
          </w:rPr>
          <w:t>【</w:t>
        </w:r>
      </w:ins>
      <w:ins w:id="1026" w:author="~~~~~~~~~~~~ [2]" w:date="2017-12-21T14:56:17Z">
        <w:r>
          <w:rPr>
            <w:rFonts w:hint="eastAsia"/>
            <w:lang w:eastAsia="zh-CN"/>
          </w:rPr>
          <w:t>来源</w:t>
        </w:r>
      </w:ins>
      <w:ins w:id="1027" w:author="~~~~~~~~~~~~ [2]" w:date="2017-12-21T14:56:13Z">
        <w:r>
          <w:rPr>
            <w:rFonts w:hint="eastAsia"/>
            <w:lang w:eastAsia="zh-CN"/>
          </w:rPr>
          <w:t>】</w:t>
        </w:r>
      </w:ins>
      <w:ins w:id="1028" w:author="~~~~~~~~~~~~ [2]" w:date="2017-12-21T14:56:35Z">
        <w:r>
          <w:rPr>
            <w:rFonts w:hint="eastAsia"/>
            <w:lang w:eastAsia="zh-CN"/>
          </w:rPr>
          <w:t>首营</w:t>
        </w:r>
      </w:ins>
      <w:ins w:id="1029" w:author="~~~~~~~~~~~~ [2]" w:date="2017-12-21T14:57:46Z">
        <w:r>
          <w:rPr>
            <w:rFonts w:hint="eastAsia"/>
            <w:lang w:eastAsia="zh-CN"/>
          </w:rPr>
          <w:t>管理</w:t>
        </w:r>
      </w:ins>
    </w:p>
    <w:p>
      <w:pPr>
        <w:pStyle w:val="3"/>
        <w:spacing w:before="157" w:after="157" w:line="240" w:lineRule="auto"/>
        <w:rPr>
          <w:ins w:id="1030" w:author="~~~~~~~~~~~~ [2]" w:date="2017-12-21T14:56:43Z"/>
          <w:rFonts w:hint="eastAsia"/>
          <w:lang w:eastAsia="zh-CN"/>
        </w:rPr>
      </w:pPr>
      <w:ins w:id="1031" w:author="~~~~~~~~~~~~ [2]" w:date="2017-12-21T14:57:10Z">
        <w:r>
          <w:rPr>
            <w:rFonts w:hint="eastAsia"/>
            <w:lang w:eastAsia="zh-CN"/>
          </w:rPr>
          <w:t>【</w:t>
        </w:r>
      </w:ins>
      <w:ins w:id="1032" w:author="~~~~~~~~~~~~ [2]" w:date="2017-12-21T14:57:12Z">
        <w:r>
          <w:rPr>
            <w:rFonts w:hint="eastAsia"/>
            <w:lang w:eastAsia="zh-CN"/>
          </w:rPr>
          <w:t>查询</w:t>
        </w:r>
      </w:ins>
      <w:ins w:id="1033" w:author="~~~~~~~~~~~~ [2]" w:date="2017-12-21T14:57:13Z">
        <w:r>
          <w:rPr>
            <w:rFonts w:hint="eastAsia"/>
            <w:lang w:eastAsia="zh-CN"/>
          </w:rPr>
          <w:t>条件</w:t>
        </w:r>
      </w:ins>
      <w:ins w:id="1034" w:author="~~~~~~~~~~~~ [2]" w:date="2017-12-21T14:57:10Z">
        <w:r>
          <w:rPr>
            <w:rFonts w:hint="eastAsia"/>
            <w:lang w:eastAsia="zh-CN"/>
          </w:rPr>
          <w:t>】</w:t>
        </w:r>
      </w:ins>
      <w:ins w:id="1035" w:author="~~~~~~~~~~~~ [2]" w:date="2017-12-21T14:57:15Z">
        <w:r>
          <w:rPr>
            <w:rFonts w:hint="eastAsia"/>
            <w:lang w:eastAsia="zh-CN"/>
          </w:rPr>
          <w:t>商品</w:t>
        </w:r>
      </w:ins>
      <w:ins w:id="1036" w:author="~~~~~~~~~~~~ [2]" w:date="2017-12-21T14:57:16Z">
        <w:r>
          <w:rPr>
            <w:rFonts w:hint="eastAsia"/>
            <w:lang w:eastAsia="zh-CN"/>
          </w:rPr>
          <w:t>、</w:t>
        </w:r>
      </w:ins>
      <w:ins w:id="1037" w:author="~~~~~~~~~~~~ [2]" w:date="2017-12-21T14:57:18Z">
        <w:r>
          <w:rPr>
            <w:rFonts w:hint="eastAsia"/>
            <w:lang w:eastAsia="zh-CN"/>
          </w:rPr>
          <w:t>代理商</w:t>
        </w:r>
      </w:ins>
      <w:ins w:id="1038" w:author="~~~~~~~~~~~~ [2]" w:date="2017-12-21T14:57:49Z">
        <w:r>
          <w:rPr>
            <w:rFonts w:hint="eastAsia"/>
            <w:lang w:eastAsia="zh-CN"/>
          </w:rPr>
          <w:t>、</w:t>
        </w:r>
      </w:ins>
      <w:ins w:id="1039" w:author="~~~~~~~~~~~~ [2]" w:date="2017-12-21T14:57:53Z">
        <w:r>
          <w:rPr>
            <w:rFonts w:hint="eastAsia"/>
            <w:lang w:eastAsia="zh-CN"/>
          </w:rPr>
          <w:t>医院</w:t>
        </w:r>
      </w:ins>
    </w:p>
    <w:p>
      <w:pPr>
        <w:pStyle w:val="6"/>
        <w:rPr>
          <w:ins w:id="1040" w:author="~~~~~~~~~~~~ [2]" w:date="2017-12-21T14:58:22Z"/>
          <w:rFonts w:hint="eastAsia"/>
          <w:lang w:val="en-US" w:eastAsia="zh-CN"/>
        </w:rPr>
      </w:pPr>
      <w:ins w:id="1041" w:author="~~~~~~~~~~~~ [2]" w:date="2017-12-21T14:58:18Z">
        <w:r>
          <w:rPr>
            <w:rFonts w:hint="eastAsia"/>
            <w:lang w:val="en-US" w:eastAsia="zh-CN"/>
          </w:rPr>
          <w:t>渠道</w:t>
        </w:r>
      </w:ins>
      <w:ins w:id="1042" w:author="~~~~~~~~~~~~ [2]" w:date="2017-12-21T14:58:20Z">
        <w:r>
          <w:rPr>
            <w:rFonts w:hint="eastAsia"/>
            <w:lang w:val="en-US" w:eastAsia="zh-CN"/>
          </w:rPr>
          <w:t>报表</w:t>
        </w:r>
      </w:ins>
    </w:p>
    <w:p>
      <w:pPr>
        <w:pStyle w:val="3"/>
        <w:rPr>
          <w:ins w:id="1043" w:author="~~~~~~~~~~~~ [2]" w:date="2017-12-21T15:03:16Z"/>
          <w:rFonts w:hint="eastAsia"/>
          <w:lang w:val="en-US" w:eastAsia="zh-CN"/>
        </w:rPr>
      </w:pPr>
      <w:ins w:id="1044" w:author="~~~~~~~~~~~~ [2]" w:date="2017-12-21T17:17:44Z">
        <w:r>
          <w:rPr>
            <w:rFonts w:hint="eastAsia"/>
            <w:lang w:val="en-US" w:eastAsia="zh-CN"/>
          </w:rPr>
          <w:t>根据</w:t>
        </w:r>
      </w:ins>
      <w:ins w:id="1045" w:author="~~~~~~~~~~~~ [2]" w:date="2017-12-21T17:17:45Z">
        <w:r>
          <w:rPr>
            <w:rFonts w:hint="eastAsia"/>
            <w:lang w:val="en-US" w:eastAsia="zh-CN"/>
          </w:rPr>
          <w:t>年</w:t>
        </w:r>
      </w:ins>
      <w:ins w:id="1046" w:author="~~~~~~~~~~~~ [2]" w:date="2017-12-21T17:17:46Z">
        <w:r>
          <w:rPr>
            <w:rFonts w:hint="eastAsia"/>
            <w:lang w:val="en-US" w:eastAsia="zh-CN"/>
          </w:rPr>
          <w:t>、</w:t>
        </w:r>
      </w:ins>
      <w:ins w:id="1047" w:author="~~~~~~~~~~~~ [2]" w:date="2017-12-21T17:17:47Z">
        <w:r>
          <w:rPr>
            <w:rFonts w:hint="eastAsia"/>
            <w:lang w:val="en-US" w:eastAsia="zh-CN"/>
          </w:rPr>
          <w:t>月</w:t>
        </w:r>
      </w:ins>
      <w:ins w:id="1048" w:author="~~~~~~~~~~~~ [2]" w:date="2017-12-21T17:17:51Z">
        <w:r>
          <w:rPr>
            <w:rFonts w:hint="eastAsia"/>
            <w:lang w:val="en-US" w:eastAsia="zh-CN"/>
          </w:rPr>
          <w:t>查看</w:t>
        </w:r>
      </w:ins>
      <w:ins w:id="1049" w:author="~~~~~~~~~~~~ [2]" w:date="2017-12-21T17:17:58Z">
        <w:r>
          <w:rPr>
            <w:rFonts w:hint="eastAsia"/>
            <w:lang w:val="en-US" w:eastAsia="zh-CN"/>
          </w:rPr>
          <w:t>年度、</w:t>
        </w:r>
      </w:ins>
      <w:ins w:id="1050" w:author="~~~~~~~~~~~~ [2]" w:date="2017-12-21T17:18:00Z">
        <w:r>
          <w:rPr>
            <w:rFonts w:hint="eastAsia"/>
            <w:lang w:val="en-US" w:eastAsia="zh-CN"/>
          </w:rPr>
          <w:t>月份</w:t>
        </w:r>
      </w:ins>
      <w:ins w:id="1051" w:author="~~~~~~~~~~~~ [2]" w:date="2017-12-21T17:18:04Z">
        <w:r>
          <w:rPr>
            <w:rFonts w:hint="eastAsia"/>
            <w:lang w:val="en-US" w:eastAsia="zh-CN"/>
          </w:rPr>
          <w:t>代理商</w:t>
        </w:r>
      </w:ins>
      <w:ins w:id="1052" w:author="~~~~~~~~~~~~ [2]" w:date="2017-12-21T14:58:38Z">
        <w:r>
          <w:rPr>
            <w:rFonts w:hint="eastAsia"/>
            <w:lang w:val="en-US" w:eastAsia="zh-CN"/>
          </w:rPr>
          <w:t>渠道</w:t>
        </w:r>
      </w:ins>
      <w:ins w:id="1053" w:author="~~~~~~~~~~~~ [2]" w:date="2017-12-21T14:58:55Z">
        <w:r>
          <w:rPr>
            <w:rFonts w:hint="eastAsia"/>
            <w:lang w:val="en-US" w:eastAsia="zh-CN"/>
          </w:rPr>
          <w:t>销售</w:t>
        </w:r>
      </w:ins>
      <w:ins w:id="1054" w:author="~~~~~~~~~~~~ [2]" w:date="2017-12-21T14:58:57Z">
        <w:r>
          <w:rPr>
            <w:rFonts w:hint="eastAsia"/>
            <w:lang w:val="en-US" w:eastAsia="zh-CN"/>
          </w:rPr>
          <w:t>情况</w:t>
        </w:r>
      </w:ins>
      <w:ins w:id="1055" w:author="~~~~~~~~~~~~ [2]" w:date="2017-12-21T14:58:59Z">
        <w:r>
          <w:rPr>
            <w:rFonts w:hint="eastAsia"/>
            <w:lang w:val="en-US" w:eastAsia="zh-CN"/>
          </w:rPr>
          <w:t>、</w:t>
        </w:r>
      </w:ins>
      <w:ins w:id="1056" w:author="~~~~~~~~~~~~ [2]" w:date="2017-12-21T14:59:02Z">
        <w:r>
          <w:rPr>
            <w:rFonts w:hint="eastAsia"/>
            <w:lang w:val="en-US" w:eastAsia="zh-CN"/>
          </w:rPr>
          <w:t>指标</w:t>
        </w:r>
      </w:ins>
      <w:ins w:id="1057" w:author="~~~~~~~~~~~~ [2]" w:date="2017-12-21T14:58:45Z">
        <w:r>
          <w:rPr>
            <w:rFonts w:hint="eastAsia"/>
            <w:lang w:val="en-US" w:eastAsia="zh-CN"/>
          </w:rPr>
          <w:t>完成</w:t>
        </w:r>
      </w:ins>
      <w:ins w:id="1058" w:author="~~~~~~~~~~~~ [2]" w:date="2017-12-21T14:58:46Z">
        <w:r>
          <w:rPr>
            <w:rFonts w:hint="eastAsia"/>
            <w:lang w:val="en-US" w:eastAsia="zh-CN"/>
          </w:rPr>
          <w:t>情况</w:t>
        </w:r>
      </w:ins>
      <w:ins w:id="1059" w:author="~~~~~~~~~~~~ [2]" w:date="2017-12-21T14:59:04Z">
        <w:r>
          <w:rPr>
            <w:rFonts w:hint="eastAsia"/>
            <w:lang w:val="en-US" w:eastAsia="zh-CN"/>
          </w:rPr>
          <w:t>。</w:t>
        </w:r>
      </w:ins>
    </w:p>
    <w:p>
      <w:pPr>
        <w:pStyle w:val="3"/>
        <w:spacing w:before="157" w:after="157" w:line="240" w:lineRule="auto"/>
        <w:rPr>
          <w:ins w:id="1060" w:author="~~~~~~~~~~~~ [2]" w:date="2017-12-21T15:03:46Z"/>
        </w:rPr>
      </w:pPr>
      <w:ins w:id="1061" w:author="~~~~~~~~~~~~ [2]" w:date="2017-12-21T15:03:19Z">
        <w:r>
          <w:rPr/>
          <w:drawing>
            <wp:inline distT="0" distB="0" distL="114300" distR="114300">
              <wp:extent cx="5274310" cy="1690370"/>
              <wp:effectExtent l="0" t="0" r="2540" b="5080"/>
              <wp:docPr id="13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54"/>
                      <pic:cNvPicPr>
                        <a:picLocks noChangeAspect="1"/>
                      </pic:cNvPicPr>
                    </pic:nvPicPr>
                    <pic:blipFill>
                      <a:blip r:embed="rId39"/>
                      <a:stretch>
                        <a:fillRect/>
                      </a:stretch>
                    </pic:blipFill>
                    <pic:spPr>
                      <a:xfrm>
                        <a:off x="0" y="0"/>
                        <a:ext cx="5274310" cy="1690370"/>
                      </a:xfrm>
                      <a:prstGeom prst="rect">
                        <a:avLst/>
                      </a:prstGeom>
                      <a:noFill/>
                      <a:ln w="9525">
                        <a:noFill/>
                      </a:ln>
                    </pic:spPr>
                  </pic:pic>
                </a:graphicData>
              </a:graphic>
            </wp:inline>
          </w:drawing>
        </w:r>
      </w:ins>
    </w:p>
    <w:p>
      <w:pPr>
        <w:pStyle w:val="3"/>
        <w:spacing w:before="157" w:after="157" w:line="240" w:lineRule="auto"/>
        <w:rPr>
          <w:ins w:id="1063" w:author="~~~~~~~~~~~~ [2]" w:date="2017-12-21T17:13:45Z"/>
          <w:rFonts w:hint="eastAsia"/>
          <w:lang w:val="en-US" w:eastAsia="zh-CN"/>
        </w:rPr>
      </w:pPr>
      <w:ins w:id="1064" w:author="~~~~~~~~~~~~ [2]" w:date="2017-12-21T17:13:30Z">
        <w:r>
          <w:rPr>
            <w:rFonts w:hint="eastAsia"/>
            <w:lang w:val="en-US" w:eastAsia="zh-CN"/>
          </w:rPr>
          <w:t>【</w:t>
        </w:r>
      </w:ins>
      <w:ins w:id="1065" w:author="~~~~~~~~~~~~ [2]" w:date="2017-12-21T17:13:34Z">
        <w:r>
          <w:rPr>
            <w:rFonts w:hint="eastAsia"/>
            <w:lang w:val="en-US" w:eastAsia="zh-CN"/>
          </w:rPr>
          <w:t>来源</w:t>
        </w:r>
      </w:ins>
      <w:ins w:id="1066" w:author="~~~~~~~~~~~~ [2]" w:date="2017-12-21T17:13:30Z">
        <w:r>
          <w:rPr>
            <w:rFonts w:hint="eastAsia"/>
            <w:lang w:val="en-US" w:eastAsia="zh-CN"/>
          </w:rPr>
          <w:t>】</w:t>
        </w:r>
      </w:ins>
      <w:ins w:id="1067" w:author="~~~~~~~~~~~~ [2]" w:date="2017-12-21T17:14:08Z">
        <w:r>
          <w:rPr>
            <w:rFonts w:hint="eastAsia"/>
            <w:lang w:val="en-US" w:eastAsia="zh-CN"/>
          </w:rPr>
          <w:t>代理商</w:t>
        </w:r>
      </w:ins>
      <w:ins w:id="1068" w:author="~~~~~~~~~~~~ [2]" w:date="2017-12-21T17:14:09Z">
        <w:r>
          <w:rPr>
            <w:rFonts w:hint="eastAsia"/>
            <w:lang w:val="en-US" w:eastAsia="zh-CN"/>
          </w:rPr>
          <w:t>、</w:t>
        </w:r>
      </w:ins>
      <w:ins w:id="1069" w:author="~~~~~~~~~~~~ [2]" w:date="2017-12-21T17:13:37Z">
        <w:r>
          <w:rPr>
            <w:rFonts w:hint="eastAsia"/>
            <w:lang w:val="en-US" w:eastAsia="zh-CN"/>
          </w:rPr>
          <w:t>销售</w:t>
        </w:r>
      </w:ins>
      <w:ins w:id="1070" w:author="~~~~~~~~~~~~ [2]" w:date="2017-12-21T17:13:38Z">
        <w:r>
          <w:rPr>
            <w:rFonts w:hint="eastAsia"/>
            <w:lang w:val="en-US" w:eastAsia="zh-CN"/>
          </w:rPr>
          <w:t>订单</w:t>
        </w:r>
      </w:ins>
      <w:ins w:id="1071" w:author="~~~~~~~~~~~~ [2]" w:date="2017-12-21T17:13:40Z">
        <w:r>
          <w:rPr>
            <w:rFonts w:hint="eastAsia"/>
            <w:lang w:val="en-US" w:eastAsia="zh-CN"/>
          </w:rPr>
          <w:t>、</w:t>
        </w:r>
      </w:ins>
      <w:ins w:id="1072" w:author="~~~~~~~~~~~~ [2]" w:date="2017-12-21T17:13:42Z">
        <w:r>
          <w:rPr>
            <w:rFonts w:hint="eastAsia"/>
            <w:lang w:val="en-US" w:eastAsia="zh-CN"/>
          </w:rPr>
          <w:t>合同</w:t>
        </w:r>
      </w:ins>
    </w:p>
    <w:p>
      <w:pPr>
        <w:pStyle w:val="3"/>
        <w:spacing w:before="157" w:after="157" w:line="240" w:lineRule="auto"/>
        <w:rPr>
          <w:ins w:id="1073" w:author="~~~~~~~~~~~~ [2]" w:date="2017-12-21T17:13:54Z"/>
          <w:rFonts w:hint="eastAsia"/>
          <w:lang w:val="en-US" w:eastAsia="zh-CN"/>
        </w:rPr>
      </w:pPr>
      <w:ins w:id="1074" w:author="~~~~~~~~~~~~ [2]" w:date="2017-12-21T17:13:48Z">
        <w:r>
          <w:rPr>
            <w:rFonts w:hint="eastAsia"/>
            <w:lang w:val="en-US" w:eastAsia="zh-CN"/>
          </w:rPr>
          <w:t>【</w:t>
        </w:r>
      </w:ins>
      <w:ins w:id="1075" w:author="~~~~~~~~~~~~ [2]" w:date="2017-12-21T17:13:51Z">
        <w:r>
          <w:rPr>
            <w:rFonts w:hint="eastAsia"/>
            <w:lang w:val="en-US" w:eastAsia="zh-CN"/>
          </w:rPr>
          <w:t>字段</w:t>
        </w:r>
      </w:ins>
      <w:ins w:id="1076" w:author="~~~~~~~~~~~~ [2]" w:date="2017-12-21T17:13:52Z">
        <w:r>
          <w:rPr>
            <w:rFonts w:hint="eastAsia"/>
            <w:lang w:val="en-US" w:eastAsia="zh-CN"/>
          </w:rPr>
          <w:t>说明</w:t>
        </w:r>
      </w:ins>
      <w:ins w:id="1077" w:author="~~~~~~~~~~~~ [2]" w:date="2017-12-21T17:13:48Z">
        <w:r>
          <w:rPr>
            <w:rFonts w:hint="eastAsia"/>
            <w:lang w:val="en-US" w:eastAsia="zh-CN"/>
          </w:rPr>
          <w:t>】</w:t>
        </w:r>
      </w:ins>
    </w:p>
    <w:p>
      <w:pPr>
        <w:pStyle w:val="3"/>
        <w:spacing w:before="157" w:after="157" w:line="240" w:lineRule="auto"/>
        <w:rPr>
          <w:ins w:id="1078" w:author="~~~~~~~~~~~~ [2]" w:date="2017-12-21T17:14:14Z"/>
          <w:rFonts w:hint="eastAsia"/>
          <w:lang w:val="en-US" w:eastAsia="zh-CN"/>
        </w:rPr>
      </w:pPr>
      <w:ins w:id="1079" w:author="~~~~~~~~~~~~ [2]" w:date="2017-12-21T17:13:55Z">
        <w:r>
          <w:rPr>
            <w:rFonts w:hint="eastAsia"/>
            <w:lang w:val="en-US" w:eastAsia="zh-CN"/>
          </w:rPr>
          <w:t xml:space="preserve">   </w:t>
        </w:r>
      </w:ins>
      <w:ins w:id="1080" w:author="~~~~~~~~~~~~ [2]" w:date="2017-12-21T17:13:56Z">
        <w:r>
          <w:rPr>
            <w:rFonts w:hint="eastAsia"/>
            <w:lang w:val="en-US" w:eastAsia="zh-CN"/>
          </w:rPr>
          <w:t>【</w:t>
        </w:r>
      </w:ins>
      <w:ins w:id="1081" w:author="~~~~~~~~~~~~ [2]" w:date="2017-12-21T17:13:58Z">
        <w:r>
          <w:rPr>
            <w:rFonts w:hint="eastAsia"/>
            <w:lang w:val="en-US" w:eastAsia="zh-CN"/>
          </w:rPr>
          <w:t>代理商</w:t>
        </w:r>
      </w:ins>
      <w:ins w:id="1082" w:author="~~~~~~~~~~~~ [2]" w:date="2017-12-21T17:13:56Z">
        <w:r>
          <w:rPr>
            <w:rFonts w:hint="eastAsia"/>
            <w:lang w:val="en-US" w:eastAsia="zh-CN"/>
          </w:rPr>
          <w:t>】</w:t>
        </w:r>
      </w:ins>
      <w:ins w:id="1083" w:author="~~~~~~~~~~~~ [2]" w:date="2017-12-21T17:14:12Z">
        <w:r>
          <w:rPr>
            <w:rFonts w:hint="eastAsia"/>
            <w:lang w:val="en-US" w:eastAsia="zh-CN"/>
          </w:rPr>
          <w:t>代理商</w:t>
        </w:r>
      </w:ins>
      <w:ins w:id="1084" w:author="~~~~~~~~~~~~ [2]" w:date="2017-12-21T17:14:13Z">
        <w:r>
          <w:rPr>
            <w:rFonts w:hint="eastAsia"/>
            <w:lang w:val="en-US" w:eastAsia="zh-CN"/>
          </w:rPr>
          <w:t>名称</w:t>
        </w:r>
      </w:ins>
    </w:p>
    <w:p>
      <w:pPr>
        <w:pStyle w:val="3"/>
        <w:spacing w:before="157" w:after="157" w:line="240" w:lineRule="auto"/>
        <w:rPr>
          <w:ins w:id="1085" w:author="~~~~~~~~~~~~ [2]" w:date="2017-12-21T17:15:29Z"/>
          <w:rFonts w:hint="eastAsia"/>
          <w:lang w:val="en-US" w:eastAsia="zh-CN"/>
        </w:rPr>
      </w:pPr>
      <w:ins w:id="1086" w:author="~~~~~~~~~~~~ [2]" w:date="2017-12-21T17:14:14Z">
        <w:r>
          <w:rPr>
            <w:rFonts w:hint="eastAsia"/>
            <w:lang w:val="en-US" w:eastAsia="zh-CN"/>
          </w:rPr>
          <w:t xml:space="preserve">  </w:t>
        </w:r>
      </w:ins>
      <w:ins w:id="1087" w:author="~~~~~~~~~~~~ [2]" w:date="2017-12-21T17:14:15Z">
        <w:r>
          <w:rPr>
            <w:rFonts w:hint="eastAsia"/>
            <w:lang w:val="en-US" w:eastAsia="zh-CN"/>
          </w:rPr>
          <w:t xml:space="preserve"> 【</w:t>
        </w:r>
      </w:ins>
      <w:ins w:id="1088" w:author="~~~~~~~~~~~~ [2]" w:date="2017-12-21T17:14:18Z">
        <w:r>
          <w:rPr>
            <w:rFonts w:hint="eastAsia"/>
            <w:lang w:val="en-US" w:eastAsia="zh-CN"/>
          </w:rPr>
          <w:t>商品</w:t>
        </w:r>
      </w:ins>
      <w:ins w:id="1089" w:author="~~~~~~~~~~~~ [2]" w:date="2017-12-21T17:14:15Z">
        <w:r>
          <w:rPr>
            <w:rFonts w:hint="eastAsia"/>
            <w:lang w:val="en-US" w:eastAsia="zh-CN"/>
          </w:rPr>
          <w:t>】</w:t>
        </w:r>
      </w:ins>
      <w:ins w:id="1090" w:author="~~~~~~~~~~~~ [2]" w:date="2017-12-21T17:15:26Z">
        <w:r>
          <w:rPr>
            <w:rFonts w:hint="eastAsia"/>
            <w:lang w:val="en-US" w:eastAsia="zh-CN"/>
          </w:rPr>
          <w:t>代理商</w:t>
        </w:r>
      </w:ins>
      <w:ins w:id="1091" w:author="~~~~~~~~~~~~ [2]" w:date="2017-12-21T17:15:27Z">
        <w:r>
          <w:rPr>
            <w:rFonts w:hint="eastAsia"/>
            <w:lang w:val="en-US" w:eastAsia="zh-CN"/>
          </w:rPr>
          <w:t>代理的</w:t>
        </w:r>
      </w:ins>
      <w:ins w:id="1092" w:author="~~~~~~~~~~~~ [2]" w:date="2017-12-21T17:15:28Z">
        <w:r>
          <w:rPr>
            <w:rFonts w:hint="eastAsia"/>
            <w:lang w:val="en-US" w:eastAsia="zh-CN"/>
          </w:rPr>
          <w:t>商品</w:t>
        </w:r>
      </w:ins>
    </w:p>
    <w:p>
      <w:pPr>
        <w:pStyle w:val="3"/>
        <w:spacing w:before="157" w:after="157" w:line="240" w:lineRule="auto"/>
        <w:rPr>
          <w:ins w:id="1093" w:author="~~~~~~~~~~~~ [2]" w:date="2017-12-21T17:15:49Z"/>
          <w:rFonts w:hint="eastAsia"/>
          <w:lang w:val="en-US" w:eastAsia="zh-CN"/>
        </w:rPr>
      </w:pPr>
      <w:ins w:id="1094" w:author="~~~~~~~~~~~~ [2]" w:date="2017-12-21T17:15:29Z">
        <w:r>
          <w:rPr>
            <w:rFonts w:hint="eastAsia"/>
            <w:lang w:val="en-US" w:eastAsia="zh-CN"/>
          </w:rPr>
          <w:t xml:space="preserve"> </w:t>
        </w:r>
      </w:ins>
      <w:ins w:id="1095" w:author="~~~~~~~~~~~~ [2]" w:date="2017-12-21T17:15:30Z">
        <w:r>
          <w:rPr>
            <w:rFonts w:hint="eastAsia"/>
            <w:lang w:val="en-US" w:eastAsia="zh-CN"/>
          </w:rPr>
          <w:t xml:space="preserve">  【</w:t>
        </w:r>
      </w:ins>
      <w:ins w:id="1096" w:author="~~~~~~~~~~~~ [2]" w:date="2017-12-21T17:15:33Z">
        <w:r>
          <w:rPr>
            <w:rFonts w:hint="eastAsia"/>
            <w:lang w:val="en-US" w:eastAsia="zh-CN"/>
          </w:rPr>
          <w:t>医院</w:t>
        </w:r>
      </w:ins>
      <w:ins w:id="1097" w:author="~~~~~~~~~~~~ [2]" w:date="2017-12-21T17:15:31Z">
        <w:r>
          <w:rPr>
            <w:rFonts w:hint="eastAsia"/>
            <w:lang w:val="en-US" w:eastAsia="zh-CN"/>
          </w:rPr>
          <w:t>】</w:t>
        </w:r>
      </w:ins>
      <w:ins w:id="1098" w:author="~~~~~~~~~~~~ [2]" w:date="2017-12-21T17:15:35Z">
        <w:r>
          <w:rPr>
            <w:rFonts w:hint="eastAsia"/>
            <w:lang w:val="en-US" w:eastAsia="zh-CN"/>
          </w:rPr>
          <w:t>代理商</w:t>
        </w:r>
      </w:ins>
      <w:ins w:id="1099" w:author="~~~~~~~~~~~~ [2]" w:date="2017-12-21T17:15:42Z">
        <w:r>
          <w:rPr>
            <w:rFonts w:hint="eastAsia"/>
            <w:lang w:val="en-US" w:eastAsia="zh-CN"/>
          </w:rPr>
          <w:t>代理</w:t>
        </w:r>
      </w:ins>
      <w:ins w:id="1100" w:author="~~~~~~~~~~~~ [2]" w:date="2017-12-21T17:15:43Z">
        <w:r>
          <w:rPr>
            <w:rFonts w:hint="eastAsia"/>
            <w:lang w:val="en-US" w:eastAsia="zh-CN"/>
          </w:rPr>
          <w:t>商品</w:t>
        </w:r>
      </w:ins>
      <w:ins w:id="1101" w:author="~~~~~~~~~~~~ [2]" w:date="2017-12-21T17:15:44Z">
        <w:r>
          <w:rPr>
            <w:rFonts w:hint="eastAsia"/>
            <w:lang w:val="en-US" w:eastAsia="zh-CN"/>
          </w:rPr>
          <w:t>对应</w:t>
        </w:r>
      </w:ins>
      <w:ins w:id="1102" w:author="~~~~~~~~~~~~ [2]" w:date="2017-12-21T17:15:48Z">
        <w:r>
          <w:rPr>
            <w:rFonts w:hint="eastAsia"/>
            <w:lang w:val="en-US" w:eastAsia="zh-CN"/>
          </w:rPr>
          <w:t>的医院</w:t>
        </w:r>
      </w:ins>
    </w:p>
    <w:p>
      <w:pPr>
        <w:pStyle w:val="3"/>
        <w:spacing w:before="157" w:after="157" w:line="240" w:lineRule="auto"/>
        <w:rPr>
          <w:ins w:id="1103" w:author="~~~~~~~~~~~~ [2]" w:date="2017-12-21T17:16:20Z"/>
          <w:rFonts w:hint="eastAsia"/>
          <w:lang w:val="en-US" w:eastAsia="zh-CN"/>
        </w:rPr>
      </w:pPr>
      <w:ins w:id="1104" w:author="~~~~~~~~~~~~ [2]" w:date="2017-12-21T17:15:49Z">
        <w:r>
          <w:rPr>
            <w:rFonts w:hint="eastAsia"/>
            <w:lang w:val="en-US" w:eastAsia="zh-CN"/>
          </w:rPr>
          <w:t xml:space="preserve"> </w:t>
        </w:r>
      </w:ins>
      <w:ins w:id="1105" w:author="~~~~~~~~~~~~ [2]" w:date="2017-12-21T17:15:50Z">
        <w:r>
          <w:rPr>
            <w:rFonts w:hint="eastAsia"/>
            <w:lang w:val="en-US" w:eastAsia="zh-CN"/>
          </w:rPr>
          <w:t xml:space="preserve">  </w:t>
        </w:r>
      </w:ins>
      <w:ins w:id="1106" w:author="~~~~~~~~~~~~ [2]" w:date="2017-12-21T17:15:53Z">
        <w:r>
          <w:rPr>
            <w:rFonts w:hint="eastAsia"/>
            <w:lang w:val="en-US" w:eastAsia="zh-CN"/>
          </w:rPr>
          <w:t>【</w:t>
        </w:r>
      </w:ins>
      <w:ins w:id="1107" w:author="~~~~~~~~~~~~ [2]" w:date="2017-12-21T17:15:56Z">
        <w:r>
          <w:rPr>
            <w:rFonts w:hint="eastAsia"/>
            <w:lang w:val="en-US" w:eastAsia="zh-CN"/>
          </w:rPr>
          <w:t>金额</w:t>
        </w:r>
      </w:ins>
      <w:ins w:id="1108" w:author="~~~~~~~~~~~~ [2]" w:date="2017-12-21T17:15:53Z">
        <w:r>
          <w:rPr>
            <w:rFonts w:hint="eastAsia"/>
            <w:lang w:val="en-US" w:eastAsia="zh-CN"/>
          </w:rPr>
          <w:t>】</w:t>
        </w:r>
      </w:ins>
      <w:ins w:id="1109" w:author="~~~~~~~~~~~~ [2]" w:date="2017-12-21T17:15:57Z">
        <w:r>
          <w:rPr>
            <w:rFonts w:hint="eastAsia"/>
            <w:lang w:val="en-US" w:eastAsia="zh-CN"/>
          </w:rPr>
          <w:t>订单</w:t>
        </w:r>
      </w:ins>
      <w:ins w:id="1110" w:author="~~~~~~~~~~~~ [2]" w:date="2017-12-21T17:16:01Z">
        <w:r>
          <w:rPr>
            <w:rFonts w:hint="eastAsia"/>
            <w:lang w:val="en-US" w:eastAsia="zh-CN"/>
          </w:rPr>
          <w:t>总</w:t>
        </w:r>
      </w:ins>
      <w:ins w:id="1111" w:author="~~~~~~~~~~~~ [2]" w:date="2017-12-21T17:15:59Z">
        <w:r>
          <w:rPr>
            <w:rFonts w:hint="eastAsia"/>
            <w:lang w:val="en-US" w:eastAsia="zh-CN"/>
          </w:rPr>
          <w:t>金额</w:t>
        </w:r>
      </w:ins>
      <w:ins w:id="1112" w:author="~~~~~~~~~~~~ [2]" w:date="2017-12-21T17:16:05Z">
        <w:r>
          <w:rPr>
            <w:rFonts w:hint="eastAsia"/>
            <w:lang w:val="en-US" w:eastAsia="zh-CN"/>
          </w:rPr>
          <w:t>（</w:t>
        </w:r>
      </w:ins>
      <w:ins w:id="1113" w:author="~~~~~~~~~~~~ [2]" w:date="2017-12-21T17:16:11Z">
        <w:r>
          <w:rPr>
            <w:rFonts w:hint="eastAsia"/>
            <w:lang w:val="en-US" w:eastAsia="zh-CN"/>
          </w:rPr>
          <w:t>不包含</w:t>
        </w:r>
      </w:ins>
      <w:ins w:id="1114" w:author="~~~~~~~~~~~~ [2]" w:date="2017-12-21T17:16:12Z">
        <w:r>
          <w:rPr>
            <w:rFonts w:hint="eastAsia"/>
            <w:lang w:val="en-US" w:eastAsia="zh-CN"/>
          </w:rPr>
          <w:t>未</w:t>
        </w:r>
      </w:ins>
      <w:ins w:id="1115" w:author="~~~~~~~~~~~~ [2]" w:date="2017-12-21T17:16:13Z">
        <w:r>
          <w:rPr>
            <w:rFonts w:hint="eastAsia"/>
            <w:lang w:val="en-US" w:eastAsia="zh-CN"/>
          </w:rPr>
          <w:t>审核、</w:t>
        </w:r>
      </w:ins>
      <w:ins w:id="1116" w:author="~~~~~~~~~~~~ [2]" w:date="2017-12-21T17:16:18Z">
        <w:r>
          <w:rPr>
            <w:rFonts w:hint="eastAsia"/>
            <w:lang w:val="en-US" w:eastAsia="zh-CN"/>
          </w:rPr>
          <w:t>作废</w:t>
        </w:r>
      </w:ins>
      <w:ins w:id="1117" w:author="~~~~~~~~~~~~ [2]" w:date="2017-12-21T17:16:19Z">
        <w:r>
          <w:rPr>
            <w:rFonts w:hint="eastAsia"/>
            <w:lang w:val="en-US" w:eastAsia="zh-CN"/>
          </w:rPr>
          <w:t>订单</w:t>
        </w:r>
      </w:ins>
      <w:ins w:id="1118" w:author="~~~~~~~~~~~~ [2]" w:date="2017-12-21T17:16:05Z">
        <w:r>
          <w:rPr>
            <w:rFonts w:hint="eastAsia"/>
            <w:lang w:val="en-US" w:eastAsia="zh-CN"/>
          </w:rPr>
          <w:t>）</w:t>
        </w:r>
      </w:ins>
    </w:p>
    <w:p>
      <w:pPr>
        <w:pStyle w:val="3"/>
        <w:spacing w:before="157" w:after="157" w:line="240" w:lineRule="auto"/>
        <w:rPr>
          <w:ins w:id="1119" w:author="~~~~~~~~~~~~ [2]" w:date="2017-12-21T17:16:44Z"/>
          <w:rFonts w:hint="eastAsia"/>
          <w:lang w:val="en-US" w:eastAsia="zh-CN"/>
        </w:rPr>
      </w:pPr>
      <w:ins w:id="1120" w:author="~~~~~~~~~~~~ [2]" w:date="2017-12-21T17:16:21Z">
        <w:r>
          <w:rPr>
            <w:rFonts w:hint="eastAsia"/>
            <w:lang w:val="en-US" w:eastAsia="zh-CN"/>
          </w:rPr>
          <w:t xml:space="preserve">   </w:t>
        </w:r>
      </w:ins>
      <w:ins w:id="1121" w:author="~~~~~~~~~~~~ [2]" w:date="2017-12-21T17:16:24Z">
        <w:r>
          <w:rPr>
            <w:rFonts w:hint="eastAsia"/>
            <w:lang w:val="en-US" w:eastAsia="zh-CN"/>
          </w:rPr>
          <w:t>【</w:t>
        </w:r>
      </w:ins>
      <w:ins w:id="1122" w:author="~~~~~~~~~~~~ [2]" w:date="2017-12-21T17:16:30Z">
        <w:r>
          <w:rPr>
            <w:rFonts w:hint="eastAsia"/>
            <w:lang w:val="en-US" w:eastAsia="zh-CN"/>
          </w:rPr>
          <w:t>指标</w:t>
        </w:r>
      </w:ins>
      <w:ins w:id="1123" w:author="~~~~~~~~~~~~ [2]" w:date="2017-12-21T17:16:24Z">
        <w:r>
          <w:rPr>
            <w:rFonts w:hint="eastAsia"/>
            <w:lang w:val="en-US" w:eastAsia="zh-CN"/>
          </w:rPr>
          <w:t>】</w:t>
        </w:r>
      </w:ins>
      <w:ins w:id="1124" w:author="~~~~~~~~~~~~ [2]" w:date="2017-12-21T17:16:33Z">
        <w:r>
          <w:rPr>
            <w:rFonts w:hint="eastAsia"/>
            <w:lang w:val="en-US" w:eastAsia="zh-CN"/>
          </w:rPr>
          <w:t>合同</w:t>
        </w:r>
      </w:ins>
      <w:ins w:id="1125" w:author="~~~~~~~~~~~~ [2]" w:date="2017-12-22T09:34:54Z">
        <w:r>
          <w:rPr>
            <w:rFonts w:hint="eastAsia"/>
            <w:lang w:val="en-US" w:eastAsia="zh-CN"/>
          </w:rPr>
          <w:t>明细</w:t>
        </w:r>
      </w:ins>
      <w:ins w:id="1126" w:author="~~~~~~~~~~~~ [2]" w:date="2017-12-22T09:34:55Z">
        <w:r>
          <w:rPr>
            <w:rFonts w:hint="eastAsia"/>
            <w:lang w:val="en-US" w:eastAsia="zh-CN"/>
          </w:rPr>
          <w:t>行</w:t>
        </w:r>
      </w:ins>
      <w:ins w:id="1127" w:author="~~~~~~~~~~~~ [2]" w:date="2017-12-21T17:16:42Z">
        <w:r>
          <w:rPr>
            <w:rFonts w:hint="eastAsia"/>
            <w:lang w:val="en-US" w:eastAsia="zh-CN"/>
          </w:rPr>
          <w:t>商品的</w:t>
        </w:r>
      </w:ins>
      <w:ins w:id="1128" w:author="~~~~~~~~~~~~ [2]" w:date="2017-12-21T17:16:43Z">
        <w:r>
          <w:rPr>
            <w:rFonts w:hint="eastAsia"/>
            <w:lang w:val="en-US" w:eastAsia="zh-CN"/>
          </w:rPr>
          <w:t>年</w:t>
        </w:r>
      </w:ins>
      <w:ins w:id="1129" w:author="~~~~~~~~~~~~ [2]" w:date="2017-12-21T17:16:44Z">
        <w:r>
          <w:rPr>
            <w:rFonts w:hint="eastAsia"/>
            <w:lang w:val="en-US" w:eastAsia="zh-CN"/>
          </w:rPr>
          <w:t>指标</w:t>
        </w:r>
      </w:ins>
    </w:p>
    <w:p>
      <w:pPr>
        <w:pStyle w:val="3"/>
        <w:spacing w:before="157" w:after="157" w:line="240" w:lineRule="auto"/>
        <w:rPr>
          <w:ins w:id="1130" w:author="~~~~~~~~~~~~ [2]" w:date="2017-12-22T10:06:05Z"/>
          <w:rFonts w:hint="eastAsia"/>
          <w:lang w:val="en-US" w:eastAsia="zh-CN"/>
        </w:rPr>
      </w:pPr>
      <w:ins w:id="1131" w:author="~~~~~~~~~~~~ [2]" w:date="2017-12-21T17:16:45Z">
        <w:r>
          <w:rPr>
            <w:rFonts w:hint="eastAsia"/>
            <w:lang w:val="en-US" w:eastAsia="zh-CN"/>
          </w:rPr>
          <w:t xml:space="preserve">   </w:t>
        </w:r>
      </w:ins>
      <w:ins w:id="1132" w:author="~~~~~~~~~~~~ [2]" w:date="2017-12-21T17:16:48Z">
        <w:r>
          <w:rPr>
            <w:rFonts w:hint="eastAsia"/>
            <w:lang w:val="en-US" w:eastAsia="zh-CN"/>
          </w:rPr>
          <w:t>【</w:t>
        </w:r>
      </w:ins>
      <w:ins w:id="1133" w:author="~~~~~~~~~~~~ [2]" w:date="2017-12-21T17:16:51Z">
        <w:r>
          <w:rPr>
            <w:rFonts w:hint="eastAsia"/>
            <w:lang w:val="en-US" w:eastAsia="zh-CN"/>
          </w:rPr>
          <w:t>指标</w:t>
        </w:r>
      </w:ins>
      <w:ins w:id="1134" w:author="~~~~~~~~~~~~ [2]" w:date="2017-12-21T17:16:52Z">
        <w:r>
          <w:rPr>
            <w:rFonts w:hint="eastAsia"/>
            <w:lang w:val="en-US" w:eastAsia="zh-CN"/>
          </w:rPr>
          <w:t>完成</w:t>
        </w:r>
      </w:ins>
      <w:ins w:id="1135" w:author="~~~~~~~~~~~~ [2]" w:date="2017-12-21T17:16:53Z">
        <w:r>
          <w:rPr>
            <w:rFonts w:hint="eastAsia"/>
            <w:lang w:val="en-US" w:eastAsia="zh-CN"/>
          </w:rPr>
          <w:t>率</w:t>
        </w:r>
      </w:ins>
      <w:ins w:id="1136" w:author="~~~~~~~~~~~~ [2]" w:date="2017-12-21T17:16:48Z">
        <w:r>
          <w:rPr>
            <w:rFonts w:hint="eastAsia"/>
            <w:lang w:val="en-US" w:eastAsia="zh-CN"/>
          </w:rPr>
          <w:t>】</w:t>
        </w:r>
      </w:ins>
      <w:ins w:id="1137" w:author="~~~~~~~~~~~~ [2]" w:date="2017-12-21T17:16:57Z">
        <w:r>
          <w:rPr>
            <w:rFonts w:hint="eastAsia"/>
            <w:lang w:val="en-US" w:eastAsia="zh-CN"/>
          </w:rPr>
          <w:t>金额</w:t>
        </w:r>
      </w:ins>
      <w:ins w:id="1138" w:author="~~~~~~~~~~~~ [2]" w:date="2017-12-21T17:16:58Z">
        <w:r>
          <w:rPr>
            <w:rFonts w:hint="eastAsia"/>
            <w:lang w:val="en-US" w:eastAsia="zh-CN"/>
          </w:rPr>
          <w:t>/</w:t>
        </w:r>
      </w:ins>
      <w:ins w:id="1139" w:author="~~~~~~~~~~~~ [2]" w:date="2017-12-21T17:17:00Z">
        <w:r>
          <w:rPr>
            <w:rFonts w:hint="eastAsia"/>
            <w:lang w:val="en-US" w:eastAsia="zh-CN"/>
          </w:rPr>
          <w:t>指定</w:t>
        </w:r>
      </w:ins>
      <w:ins w:id="1140" w:author="~~~~~~~~~~~~ [2]" w:date="2017-12-21T17:17:01Z">
        <w:r>
          <w:rPr>
            <w:rFonts w:hint="eastAsia"/>
            <w:lang w:val="en-US" w:eastAsia="zh-CN"/>
          </w:rPr>
          <w:t>*</w:t>
        </w:r>
      </w:ins>
      <w:ins w:id="1141" w:author="~~~~~~~~~~~~ [2]" w:date="2017-12-21T17:17:02Z">
        <w:r>
          <w:rPr>
            <w:rFonts w:hint="eastAsia"/>
            <w:lang w:val="en-US" w:eastAsia="zh-CN"/>
          </w:rPr>
          <w:t>100</w:t>
        </w:r>
      </w:ins>
      <w:ins w:id="1142" w:author="~~~~~~~~~~~~ [2]" w:date="2017-12-21T17:17:03Z">
        <w:r>
          <w:rPr>
            <w:rFonts w:hint="eastAsia"/>
            <w:lang w:val="en-US" w:eastAsia="zh-CN"/>
          </w:rPr>
          <w:t xml:space="preserve"> </w:t>
        </w:r>
      </w:ins>
    </w:p>
    <w:p>
      <w:pPr>
        <w:pStyle w:val="6"/>
        <w:rPr>
          <w:ins w:id="1143" w:author="~~~~~~~~~~~~ [2]" w:date="2017-12-22T10:06:06Z"/>
          <w:rFonts w:hint="eastAsia"/>
          <w:lang w:val="en-US" w:eastAsia="zh-CN"/>
        </w:rPr>
      </w:pPr>
      <w:ins w:id="1144" w:author="~~~~~~~~~~~~ [2]" w:date="2017-12-22T10:06:06Z">
        <w:r>
          <w:rPr>
            <w:rFonts w:hint="eastAsia"/>
            <w:lang w:val="en-US" w:eastAsia="zh-CN"/>
          </w:rPr>
          <w:t>首营资料报表</w:t>
        </w:r>
      </w:ins>
    </w:p>
    <w:p>
      <w:pPr>
        <w:pStyle w:val="3"/>
        <w:spacing w:before="157" w:after="157" w:line="240" w:lineRule="auto"/>
        <w:rPr>
          <w:ins w:id="1145" w:author="~~~~~~~~~~~~ [2]" w:date="2017-12-22T10:06:06Z"/>
          <w:rFonts w:hint="eastAsia"/>
          <w:lang w:val="en-US" w:eastAsia="zh-CN"/>
        </w:rPr>
      </w:pPr>
      <w:ins w:id="1146" w:author="~~~~~~~~~~~~ [2]" w:date="2017-12-22T10:06:06Z">
        <w:r>
          <w:rPr>
            <w:rFonts w:hint="eastAsia"/>
            <w:lang w:val="en-US" w:eastAsia="zh-CN"/>
          </w:rPr>
          <w:t>汇总关联</w:t>
        </w:r>
      </w:ins>
      <w:ins w:id="1147" w:author="~~~~~~~~~~~~ [2]" w:date="2017-12-22T10:06:20Z">
        <w:r>
          <w:rPr>
            <w:rFonts w:hint="eastAsia"/>
            <w:lang w:val="en-US" w:eastAsia="zh-CN"/>
          </w:rPr>
          <w:t>代理</w:t>
        </w:r>
      </w:ins>
      <w:ins w:id="1148" w:author="~~~~~~~~~~~~ [2]" w:date="2017-12-22T10:06:06Z">
        <w:r>
          <w:rPr>
            <w:rFonts w:hint="eastAsia"/>
            <w:lang w:val="en-US" w:eastAsia="zh-CN"/>
          </w:rPr>
          <w:t>商的首营资料信息。</w:t>
        </w:r>
      </w:ins>
    </w:p>
    <w:p>
      <w:pPr>
        <w:pStyle w:val="3"/>
        <w:spacing w:before="157" w:after="157" w:line="240" w:lineRule="auto"/>
        <w:rPr>
          <w:ins w:id="1149" w:author="~~~~~~~~~~~~ [2]" w:date="2017-12-22T10:06:06Z"/>
          <w:rFonts w:hint="eastAsia"/>
          <w:lang w:val="en-US" w:eastAsia="zh-CN"/>
        </w:rPr>
      </w:pPr>
      <w:ins w:id="1150" w:author="~~~~~~~~~~~~ [2]" w:date="2017-12-22T10:12:37Z">
        <w:r>
          <w:rPr/>
          <w:drawing>
            <wp:inline distT="0" distB="0" distL="114300" distR="114300">
              <wp:extent cx="5272405" cy="1588770"/>
              <wp:effectExtent l="0" t="0" r="4445" b="1143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40"/>
                      <a:stretch>
                        <a:fillRect/>
                      </a:stretch>
                    </pic:blipFill>
                    <pic:spPr>
                      <a:xfrm>
                        <a:off x="0" y="0"/>
                        <a:ext cx="5272405" cy="1588770"/>
                      </a:xfrm>
                      <a:prstGeom prst="rect">
                        <a:avLst/>
                      </a:prstGeom>
                      <a:noFill/>
                      <a:ln w="9525">
                        <a:noFill/>
                      </a:ln>
                    </pic:spPr>
                  </pic:pic>
                </a:graphicData>
              </a:graphic>
            </wp:inline>
          </w:drawing>
        </w:r>
      </w:ins>
    </w:p>
    <w:p>
      <w:pPr>
        <w:pStyle w:val="3"/>
        <w:spacing w:before="157" w:after="157" w:line="240" w:lineRule="auto"/>
        <w:rPr>
          <w:ins w:id="1152" w:author="~~~~~~~~~~~~ [2]" w:date="2017-12-22T10:06:06Z"/>
          <w:rFonts w:hint="eastAsia"/>
          <w:lang w:val="en-US" w:eastAsia="zh-CN"/>
        </w:rPr>
      </w:pPr>
      <w:ins w:id="1153" w:author="~~~~~~~~~~~~ [2]" w:date="2017-12-22T10:06:06Z">
        <w:r>
          <w:rPr>
            <w:rFonts w:hint="eastAsia"/>
            <w:lang w:val="en-US" w:eastAsia="zh-CN"/>
          </w:rPr>
          <w:t>【来源】</w:t>
        </w:r>
      </w:ins>
      <w:ins w:id="1154" w:author="~~~~~~~~~~~~ [2]" w:date="2017-12-22T10:12:41Z">
        <w:r>
          <w:rPr>
            <w:rFonts w:hint="eastAsia"/>
            <w:lang w:val="en-US" w:eastAsia="zh-CN"/>
          </w:rPr>
          <w:t>代理</w:t>
        </w:r>
      </w:ins>
      <w:ins w:id="1155" w:author="~~~~~~~~~~~~ [2]" w:date="2017-12-22T10:06:06Z">
        <w:r>
          <w:rPr>
            <w:rFonts w:hint="eastAsia"/>
            <w:lang w:val="en-US" w:eastAsia="zh-CN"/>
          </w:rPr>
          <w:t>商首营资料、首营信息、合同信息</w:t>
        </w:r>
      </w:ins>
    </w:p>
    <w:p>
      <w:pPr>
        <w:pStyle w:val="3"/>
        <w:spacing w:before="157" w:after="157" w:line="240" w:lineRule="auto"/>
        <w:rPr>
          <w:ins w:id="1156" w:author="~~~~~~~~~~~~ [2]" w:date="2017-12-22T10:06:06Z"/>
          <w:rFonts w:hint="eastAsia"/>
          <w:lang w:val="en-US" w:eastAsia="zh-CN"/>
        </w:rPr>
      </w:pPr>
      <w:ins w:id="1157" w:author="~~~~~~~~~~~~ [2]" w:date="2017-12-22T10:06:06Z">
        <w:r>
          <w:rPr>
            <w:rFonts w:hint="eastAsia"/>
            <w:lang w:val="en-US" w:eastAsia="zh-CN"/>
          </w:rPr>
          <w:t>【查询条件】</w:t>
        </w:r>
      </w:ins>
      <w:ins w:id="1158" w:author="~~~~~~~~~~~~ [2]" w:date="2017-12-22T10:12:47Z">
        <w:r>
          <w:rPr>
            <w:rFonts w:hint="eastAsia"/>
            <w:lang w:val="en-US" w:eastAsia="zh-CN"/>
          </w:rPr>
          <w:t>代理</w:t>
        </w:r>
      </w:ins>
      <w:ins w:id="1159" w:author="~~~~~~~~~~~~ [2]" w:date="2017-12-22T10:06:06Z">
        <w:r>
          <w:rPr>
            <w:rFonts w:hint="eastAsia"/>
            <w:lang w:val="en-US" w:eastAsia="zh-CN"/>
          </w:rPr>
          <w:t>商、商品</w:t>
        </w:r>
      </w:ins>
    </w:p>
    <w:p>
      <w:pPr>
        <w:pStyle w:val="3"/>
        <w:spacing w:before="157" w:after="157" w:line="240" w:lineRule="auto"/>
        <w:rPr>
          <w:ins w:id="1160" w:author="~~~~~~~~~~~~ [2]" w:date="2017-12-22T10:06:06Z"/>
          <w:rFonts w:hint="eastAsia"/>
          <w:lang w:val="en-US" w:eastAsia="zh-CN"/>
        </w:rPr>
      </w:pPr>
      <w:ins w:id="1161" w:author="~~~~~~~~~~~~ [2]" w:date="2017-12-22T10:06:06Z">
        <w:r>
          <w:rPr>
            <w:rFonts w:hint="eastAsia"/>
            <w:lang w:val="en-US" w:eastAsia="zh-CN"/>
          </w:rPr>
          <w:t>【字段说明】</w:t>
        </w:r>
      </w:ins>
    </w:p>
    <w:p>
      <w:pPr>
        <w:pStyle w:val="3"/>
        <w:spacing w:before="157" w:after="157" w:line="240" w:lineRule="auto"/>
        <w:rPr>
          <w:ins w:id="1162" w:author="~~~~~~~~~~~~ [2]" w:date="2017-12-22T10:06:06Z"/>
          <w:rFonts w:hint="eastAsia"/>
          <w:lang w:val="en-US" w:eastAsia="zh-CN"/>
        </w:rPr>
      </w:pPr>
      <w:ins w:id="1163" w:author="~~~~~~~~~~~~ [2]" w:date="2017-12-22T10:06:06Z">
        <w:r>
          <w:rPr>
            <w:rFonts w:hint="eastAsia"/>
            <w:lang w:val="en-US" w:eastAsia="zh-CN"/>
          </w:rPr>
          <w:t xml:space="preserve">  【</w:t>
        </w:r>
      </w:ins>
      <w:ins w:id="1164" w:author="~~~~~~~~~~~~ [2]" w:date="2017-12-22T10:12:57Z">
        <w:r>
          <w:rPr>
            <w:rFonts w:hint="eastAsia"/>
            <w:lang w:val="en-US" w:eastAsia="zh-CN"/>
          </w:rPr>
          <w:t>代理</w:t>
        </w:r>
      </w:ins>
      <w:ins w:id="1165" w:author="~~~~~~~~~~~~ [2]" w:date="2017-12-22T10:12:58Z">
        <w:r>
          <w:rPr>
            <w:rFonts w:hint="eastAsia"/>
            <w:lang w:val="en-US" w:eastAsia="zh-CN"/>
          </w:rPr>
          <w:t>商</w:t>
        </w:r>
      </w:ins>
      <w:ins w:id="1166" w:author="~~~~~~~~~~~~ [2]" w:date="2017-12-22T10:06:06Z">
        <w:r>
          <w:rPr>
            <w:rFonts w:hint="eastAsia"/>
            <w:lang w:val="en-US" w:eastAsia="zh-CN"/>
          </w:rPr>
          <w:t>】</w:t>
        </w:r>
      </w:ins>
      <w:ins w:id="1167" w:author="~~~~~~~~~~~~ [2]" w:date="2017-12-22T10:13:00Z">
        <w:r>
          <w:rPr>
            <w:rFonts w:hint="eastAsia"/>
            <w:lang w:val="en-US" w:eastAsia="zh-CN"/>
          </w:rPr>
          <w:t>厂商</w:t>
        </w:r>
      </w:ins>
      <w:ins w:id="1168" w:author="~~~~~~~~~~~~ [2]" w:date="2017-12-22T10:13:01Z">
        <w:r>
          <w:rPr>
            <w:rFonts w:hint="eastAsia"/>
            <w:lang w:val="en-US" w:eastAsia="zh-CN"/>
          </w:rPr>
          <w:t>管理的</w:t>
        </w:r>
      </w:ins>
      <w:ins w:id="1169" w:author="~~~~~~~~~~~~ [2]" w:date="2017-12-22T10:13:02Z">
        <w:r>
          <w:rPr>
            <w:rFonts w:hint="eastAsia"/>
            <w:lang w:val="en-US" w:eastAsia="zh-CN"/>
          </w:rPr>
          <w:t>代理商</w:t>
        </w:r>
      </w:ins>
    </w:p>
    <w:p>
      <w:pPr>
        <w:pStyle w:val="3"/>
        <w:spacing w:before="157" w:after="157" w:line="240" w:lineRule="auto"/>
        <w:rPr>
          <w:ins w:id="1170" w:author="~~~~~~~~~~~~ [2]" w:date="2017-12-22T10:06:06Z"/>
          <w:rFonts w:hint="eastAsia"/>
          <w:lang w:val="en-US" w:eastAsia="zh-CN"/>
        </w:rPr>
      </w:pPr>
      <w:ins w:id="1171" w:author="~~~~~~~~~~~~ [2]" w:date="2017-12-22T10:06:06Z">
        <w:r>
          <w:rPr>
            <w:rFonts w:hint="eastAsia"/>
            <w:lang w:val="en-US" w:eastAsia="zh-CN"/>
          </w:rPr>
          <w:t xml:space="preserve">  【商品】代理商相关联的商品</w:t>
        </w:r>
      </w:ins>
    </w:p>
    <w:p>
      <w:pPr>
        <w:pStyle w:val="3"/>
        <w:spacing w:before="157" w:after="157" w:line="240" w:lineRule="auto"/>
        <w:rPr>
          <w:ins w:id="1172" w:author="~~~~~~~~~~~~ [2]" w:date="2017-12-22T10:06:06Z"/>
          <w:rFonts w:hint="eastAsia"/>
          <w:lang w:val="en-US" w:eastAsia="zh-CN"/>
        </w:rPr>
      </w:pPr>
      <w:ins w:id="1173" w:author="~~~~~~~~~~~~ [2]" w:date="2017-12-22T10:06:06Z">
        <w:r>
          <w:rPr>
            <w:rFonts w:hint="eastAsia"/>
            <w:lang w:val="en-US" w:eastAsia="zh-CN"/>
          </w:rPr>
          <w:t xml:space="preserve">  【授权期限】首营信息商品授权信息，如果没有首营信息则取合同有效期</w:t>
        </w:r>
      </w:ins>
    </w:p>
    <w:p>
      <w:pPr>
        <w:pStyle w:val="3"/>
        <w:spacing w:before="157" w:after="157" w:line="240" w:lineRule="auto"/>
        <w:rPr>
          <w:ins w:id="1174" w:author="~~~~~~~~~~~~ [2]" w:date="2017-12-22T10:06:06Z"/>
          <w:rFonts w:hint="eastAsia"/>
          <w:lang w:val="en-US" w:eastAsia="zh-CN"/>
        </w:rPr>
      </w:pPr>
      <w:ins w:id="1175" w:author="~~~~~~~~~~~~ [2]" w:date="2017-12-22T10:06:06Z">
        <w:r>
          <w:rPr>
            <w:rFonts w:hint="eastAsia"/>
            <w:lang w:val="en-US" w:eastAsia="zh-CN"/>
          </w:rPr>
          <w:t xml:space="preserve">  【</w:t>
        </w:r>
      </w:ins>
      <w:ins w:id="1176" w:author="~~~~~~~~~~~~ [2]" w:date="2017-12-22T10:13:36Z">
        <w:r>
          <w:rPr>
            <w:rFonts w:hint="eastAsia"/>
          </w:rPr>
          <w:t>营业执照有效期</w:t>
        </w:r>
      </w:ins>
      <w:ins w:id="1177" w:author="~~~~~~~~~~~~ [2]" w:date="2017-12-22T10:06:06Z">
        <w:r>
          <w:rPr>
            <w:rFonts w:hint="eastAsia"/>
            <w:lang w:val="en-US" w:eastAsia="zh-CN"/>
          </w:rPr>
          <w:t>】</w:t>
        </w:r>
      </w:ins>
      <w:ins w:id="1178" w:author="~~~~~~~~~~~~ [2]" w:date="2017-12-22T10:14:29Z">
        <w:r>
          <w:rPr>
            <w:rFonts w:hint="eastAsia"/>
            <w:lang w:val="en-US" w:eastAsia="zh-CN"/>
          </w:rPr>
          <w:t>代理商</w:t>
        </w:r>
      </w:ins>
      <w:ins w:id="1179" w:author="~~~~~~~~~~~~ [2]" w:date="2017-12-22T10:06:06Z">
        <w:r>
          <w:rPr>
            <w:rFonts w:hint="eastAsia"/>
            <w:lang w:val="en-US" w:eastAsia="zh-CN"/>
          </w:rPr>
          <w:t>营业执照有效期</w:t>
        </w:r>
      </w:ins>
    </w:p>
    <w:p>
      <w:pPr>
        <w:pStyle w:val="3"/>
        <w:spacing w:before="157" w:after="157" w:line="240" w:lineRule="auto"/>
        <w:rPr>
          <w:ins w:id="1180" w:author="~~~~~~~~~~~~ [2]" w:date="2017-12-22T10:13:52Z"/>
          <w:rFonts w:hint="eastAsia"/>
          <w:lang w:val="en-US" w:eastAsia="zh-CN"/>
        </w:rPr>
      </w:pPr>
      <w:ins w:id="1181" w:author="~~~~~~~~~~~~ [2]" w:date="2017-12-22T10:06:06Z">
        <w:r>
          <w:rPr>
            <w:rFonts w:hint="eastAsia"/>
            <w:lang w:val="en-US" w:eastAsia="zh-CN"/>
          </w:rPr>
          <w:t xml:space="preserve">  【</w:t>
        </w:r>
      </w:ins>
      <w:ins w:id="1182" w:author="~~~~~~~~~~~~ [2]" w:date="2017-12-22T10:13:47Z">
        <w:r>
          <w:rPr>
            <w:rFonts w:hint="eastAsia"/>
          </w:rPr>
          <w:t>医疗器械经营许可证</w:t>
        </w:r>
      </w:ins>
      <w:ins w:id="1183" w:author="~~~~~~~~~~~~ [2]" w:date="2017-12-22T10:06:06Z">
        <w:r>
          <w:rPr>
            <w:rFonts w:hint="eastAsia"/>
            <w:lang w:val="en-US" w:eastAsia="zh-CN"/>
          </w:rPr>
          <w:t>】</w:t>
        </w:r>
      </w:ins>
      <w:ins w:id="1184" w:author="~~~~~~~~~~~~ [2]" w:date="2017-12-22T10:14:42Z">
        <w:r>
          <w:rPr>
            <w:rFonts w:hint="eastAsia"/>
            <w:lang w:val="en-US" w:eastAsia="zh-CN"/>
          </w:rPr>
          <w:t>代理商</w:t>
        </w:r>
      </w:ins>
      <w:ins w:id="1185" w:author="~~~~~~~~~~~~ [2]" w:date="2017-12-22T10:14:43Z">
        <w:r>
          <w:rPr>
            <w:rFonts w:hint="eastAsia"/>
          </w:rPr>
          <w:t>医疗器械经营许可证</w:t>
        </w:r>
      </w:ins>
      <w:ins w:id="1186" w:author="~~~~~~~~~~~~ [2]" w:date="2017-12-22T10:06:06Z">
        <w:r>
          <w:rPr>
            <w:rFonts w:hint="eastAsia"/>
            <w:lang w:val="en-US" w:eastAsia="zh-CN"/>
          </w:rPr>
          <w:t>有效期</w:t>
        </w:r>
      </w:ins>
    </w:p>
    <w:p>
      <w:pPr>
        <w:pStyle w:val="3"/>
        <w:spacing w:before="157" w:after="157" w:line="240" w:lineRule="auto"/>
        <w:rPr>
          <w:ins w:id="1187" w:author="~~~~~~~~~~~~ [2]" w:date="2017-12-22T10:13:52Z"/>
          <w:rFonts w:hint="eastAsia"/>
          <w:lang w:val="en-US" w:eastAsia="zh-CN"/>
        </w:rPr>
      </w:pPr>
      <w:ins w:id="1188" w:author="~~~~~~~~~~~~ [2]" w:date="2017-12-22T10:13:52Z">
        <w:r>
          <w:rPr>
            <w:rFonts w:hint="eastAsia"/>
            <w:lang w:val="en-US" w:eastAsia="zh-CN"/>
          </w:rPr>
          <w:t xml:space="preserve"> </w:t>
        </w:r>
      </w:ins>
      <w:ins w:id="1189" w:author="~~~~~~~~~~~~ [2]" w:date="2017-12-22T10:13:55Z">
        <w:r>
          <w:rPr>
            <w:rFonts w:hint="eastAsia"/>
            <w:lang w:val="en-US" w:eastAsia="zh-CN"/>
          </w:rPr>
          <w:t xml:space="preserve"> </w:t>
        </w:r>
      </w:ins>
      <w:ins w:id="1190" w:author="~~~~~~~~~~~~ [2]" w:date="2017-12-22T10:13:52Z">
        <w:r>
          <w:rPr>
            <w:rFonts w:hint="eastAsia"/>
            <w:lang w:val="en-US" w:eastAsia="zh-CN"/>
          </w:rPr>
          <w:t>【</w:t>
        </w:r>
      </w:ins>
      <w:ins w:id="1191" w:author="~~~~~~~~~~~~ [2]" w:date="2017-12-22T10:14:04Z">
        <w:r>
          <w:rPr>
            <w:rFonts w:hint="eastAsia"/>
          </w:rPr>
          <w:t>医疗器械备案</w:t>
        </w:r>
      </w:ins>
      <w:ins w:id="1192" w:author="~~~~~~~~~~~~ [2]" w:date="2017-12-22T10:13:52Z">
        <w:r>
          <w:rPr>
            <w:rFonts w:hint="eastAsia"/>
            <w:lang w:val="en-US" w:eastAsia="zh-CN"/>
          </w:rPr>
          <w:t>】</w:t>
        </w:r>
      </w:ins>
      <w:ins w:id="1193" w:author="~~~~~~~~~~~~ [2]" w:date="2017-12-22T10:14:51Z">
        <w:r>
          <w:rPr>
            <w:rFonts w:hint="eastAsia"/>
            <w:lang w:val="en-US" w:eastAsia="zh-CN"/>
          </w:rPr>
          <w:t>代理商</w:t>
        </w:r>
      </w:ins>
      <w:ins w:id="1194" w:author="~~~~~~~~~~~~ [2]" w:date="2017-12-22T10:14:51Z">
        <w:r>
          <w:rPr>
            <w:rFonts w:hint="eastAsia"/>
          </w:rPr>
          <w:t>医疗器械备案</w:t>
        </w:r>
      </w:ins>
      <w:ins w:id="1195" w:author="~~~~~~~~~~~~ [2]" w:date="2017-12-22T10:13:52Z">
        <w:r>
          <w:rPr>
            <w:rFonts w:hint="eastAsia"/>
            <w:lang w:val="en-US" w:eastAsia="zh-CN"/>
          </w:rPr>
          <w:t>有效期</w:t>
        </w:r>
      </w:ins>
    </w:p>
    <w:p>
      <w:pPr>
        <w:pStyle w:val="3"/>
        <w:spacing w:before="157" w:after="157" w:line="240" w:lineRule="auto"/>
        <w:rPr>
          <w:rFonts w:hint="eastAsia"/>
          <w:lang w:val="en-US" w:eastAsia="zh-CN"/>
        </w:rPr>
      </w:pPr>
      <w:ins w:id="1196" w:author="~~~~~~~~~~~~ [2]" w:date="2017-12-22T10:13:52Z">
        <w:r>
          <w:rPr>
            <w:rFonts w:hint="eastAsia"/>
            <w:lang w:val="en-US" w:eastAsia="zh-CN"/>
          </w:rPr>
          <w:t xml:space="preserve">  【</w:t>
        </w:r>
      </w:ins>
      <w:ins w:id="1197" w:author="~~~~~~~~~~~~ [2]" w:date="2017-12-22T10:14:17Z">
        <w:r>
          <w:rPr>
            <w:rFonts w:hint="eastAsia"/>
          </w:rPr>
          <w:t>开户许可证</w:t>
        </w:r>
      </w:ins>
      <w:ins w:id="1198" w:author="~~~~~~~~~~~~ [2]" w:date="2017-12-22T10:13:52Z">
        <w:r>
          <w:rPr>
            <w:rFonts w:hint="eastAsia"/>
            <w:lang w:val="en-US" w:eastAsia="zh-CN"/>
          </w:rPr>
          <w:t>】</w:t>
        </w:r>
      </w:ins>
      <w:ins w:id="1199" w:author="~~~~~~~~~~~~ [2]" w:date="2017-12-22T10:14:58Z">
        <w:r>
          <w:rPr>
            <w:rFonts w:hint="eastAsia"/>
            <w:lang w:val="en-US" w:eastAsia="zh-CN"/>
          </w:rPr>
          <w:t>代理商</w:t>
        </w:r>
      </w:ins>
      <w:ins w:id="1200" w:author="~~~~~~~~~~~~ [2]" w:date="2017-12-22T10:14:59Z">
        <w:r>
          <w:rPr>
            <w:rFonts w:hint="eastAsia"/>
          </w:rPr>
          <w:t>开户许可证</w:t>
        </w:r>
      </w:ins>
      <w:ins w:id="1201" w:author="~~~~~~~~~~~~ [2]" w:date="2017-12-22T10:13:52Z">
        <w:r>
          <w:rPr>
            <w:rFonts w:hint="eastAsia"/>
            <w:lang w:val="en-US" w:eastAsia="zh-CN"/>
          </w:rPr>
          <w:t>有效期</w:t>
        </w:r>
      </w:ins>
    </w:p>
    <w:p>
      <w:pPr>
        <w:pStyle w:val="5"/>
        <w:rPr>
          <w:rFonts w:hAnsi="宋体" w:cs="宋体"/>
        </w:rPr>
      </w:pPr>
      <w:bookmarkStart w:id="103" w:name="_Toc942"/>
      <w:bookmarkStart w:id="104" w:name="_Toc28207"/>
      <w:bookmarkStart w:id="105" w:name="_Toc19937"/>
      <w:r>
        <w:rPr>
          <w:rFonts w:hint="eastAsia" w:hAnsi="宋体" w:cs="宋体"/>
        </w:rPr>
        <w:t>基础资料</w:t>
      </w:r>
      <w:bookmarkEnd w:id="103"/>
      <w:bookmarkEnd w:id="104"/>
      <w:bookmarkEnd w:id="105"/>
    </w:p>
    <w:p>
      <w:pPr>
        <w:spacing w:line="360" w:lineRule="auto"/>
        <w:ind w:firstLine="425"/>
        <w:rPr>
          <w:rFonts w:ascii="宋体" w:hAnsi="宋体" w:cs="宋体"/>
        </w:rPr>
      </w:pPr>
      <w:r>
        <w:rPr>
          <w:rFonts w:hint="eastAsia" w:ascii="宋体" w:hAnsi="宋体" w:cs="宋体"/>
        </w:rPr>
        <w:t>包括公司基础资料、、账号信息、支付信息、物流信息、开票信息等；重要信息修改时需后台修改；</w:t>
      </w:r>
    </w:p>
    <w:p>
      <w:pPr>
        <w:spacing w:line="360" w:lineRule="auto"/>
        <w:ind w:firstLine="425"/>
        <w:rPr>
          <w:rFonts w:ascii="宋体" w:hAnsi="宋体" w:cs="宋体"/>
        </w:rPr>
      </w:pPr>
      <w:r>
        <w:rPr>
          <w:rFonts w:hint="eastAsia" w:ascii="宋体" w:hAnsi="宋体" w:cs="宋体"/>
        </w:rPr>
        <w:t>【公司基本资料】维护公司基本资料</w:t>
      </w:r>
    </w:p>
    <w:p>
      <w:pPr>
        <w:spacing w:line="360" w:lineRule="auto"/>
        <w:rPr>
          <w:rFonts w:ascii="宋体" w:hAnsi="宋体" w:cs="宋体"/>
        </w:rPr>
      </w:pPr>
      <w:r>
        <w:rPr>
          <w:rFonts w:hint="eastAsia" w:ascii="宋体" w:hAnsi="宋体" w:cs="宋体"/>
        </w:rPr>
        <w:drawing>
          <wp:inline distT="0" distB="0" distL="114300" distR="114300">
            <wp:extent cx="5269865" cy="2644775"/>
            <wp:effectExtent l="0" t="0" r="6985" b="3175"/>
            <wp:docPr id="8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4"/>
                    <pic:cNvPicPr>
                      <a:picLocks noChangeAspect="1"/>
                    </pic:cNvPicPr>
                  </pic:nvPicPr>
                  <pic:blipFill>
                    <a:blip r:embed="rId41"/>
                    <a:stretch>
                      <a:fillRect/>
                    </a:stretch>
                  </pic:blipFill>
                  <pic:spPr>
                    <a:xfrm>
                      <a:off x="0" y="0"/>
                      <a:ext cx="5269865" cy="2644775"/>
                    </a:xfrm>
                    <a:prstGeom prst="rect">
                      <a:avLst/>
                    </a:prstGeom>
                    <a:noFill/>
                    <a:ln w="9525">
                      <a:noFill/>
                    </a:ln>
                  </pic:spPr>
                </pic:pic>
              </a:graphicData>
            </a:graphic>
          </wp:inline>
        </w:drawing>
      </w:r>
    </w:p>
    <w:p>
      <w:pPr>
        <w:spacing w:line="360" w:lineRule="auto"/>
        <w:ind w:firstLine="420"/>
        <w:rPr>
          <w:rFonts w:ascii="宋体" w:hAnsi="宋体" w:cs="宋体"/>
        </w:rPr>
      </w:pPr>
      <w:r>
        <w:rPr>
          <w:rFonts w:hint="eastAsia" w:ascii="宋体" w:hAnsi="宋体" w:cs="宋体"/>
        </w:rPr>
        <w:t>【账号信息】</w:t>
      </w:r>
    </w:p>
    <w:p>
      <w:pPr>
        <w:spacing w:line="360" w:lineRule="auto"/>
        <w:ind w:firstLine="420"/>
        <w:rPr>
          <w:rFonts w:ascii="宋体" w:hAnsi="宋体" w:cs="宋体"/>
        </w:rPr>
      </w:pPr>
      <w:r>
        <w:rPr>
          <w:rFonts w:hint="eastAsia" w:ascii="宋体" w:hAnsi="宋体" w:cs="宋体"/>
        </w:rPr>
        <w:drawing>
          <wp:inline distT="0" distB="0" distL="114300" distR="114300">
            <wp:extent cx="5268595" cy="2927985"/>
            <wp:effectExtent l="0" t="0" r="8255" b="5715"/>
            <wp:docPr id="8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5"/>
                    <pic:cNvPicPr>
                      <a:picLocks noChangeAspect="1"/>
                    </pic:cNvPicPr>
                  </pic:nvPicPr>
                  <pic:blipFill>
                    <a:blip r:embed="rId42"/>
                    <a:stretch>
                      <a:fillRect/>
                    </a:stretch>
                  </pic:blipFill>
                  <pic:spPr>
                    <a:xfrm>
                      <a:off x="0" y="0"/>
                      <a:ext cx="5268595" cy="2927985"/>
                    </a:xfrm>
                    <a:prstGeom prst="rect">
                      <a:avLst/>
                    </a:prstGeom>
                    <a:noFill/>
                    <a:ln w="9525">
                      <a:noFill/>
                    </a:ln>
                  </pic:spPr>
                </pic:pic>
              </a:graphicData>
            </a:graphic>
          </wp:inline>
        </w:drawing>
      </w:r>
    </w:p>
    <w:p>
      <w:pPr>
        <w:spacing w:line="360" w:lineRule="auto"/>
        <w:ind w:firstLine="425"/>
        <w:rPr>
          <w:rFonts w:ascii="宋体" w:hAnsi="宋体" w:cs="宋体"/>
        </w:rPr>
      </w:pPr>
      <w:r>
        <w:rPr>
          <w:rFonts w:hint="eastAsia" w:ascii="宋体" w:hAnsi="宋体" w:cs="宋体"/>
        </w:rPr>
        <w:tab/>
      </w:r>
    </w:p>
    <w:p>
      <w:pPr>
        <w:pStyle w:val="5"/>
        <w:spacing w:before="0" w:after="0"/>
        <w:rPr>
          <w:rFonts w:hAnsi="宋体" w:cs="宋体"/>
        </w:rPr>
      </w:pPr>
      <w:bookmarkStart w:id="106" w:name="_Toc9066"/>
      <w:bookmarkStart w:id="107" w:name="_Toc16616"/>
      <w:bookmarkStart w:id="108" w:name="_Toc5753"/>
      <w:r>
        <w:rPr>
          <w:rFonts w:hint="eastAsia" w:hAnsi="宋体" w:cs="宋体"/>
        </w:rPr>
        <w:t>人员管理</w:t>
      </w:r>
      <w:bookmarkEnd w:id="106"/>
      <w:bookmarkEnd w:id="107"/>
      <w:bookmarkEnd w:id="108"/>
    </w:p>
    <w:p>
      <w:pPr>
        <w:pStyle w:val="3"/>
        <w:spacing w:before="156" w:after="156"/>
        <w:rPr>
          <w:rFonts w:ascii="宋体" w:hAnsi="宋体" w:cs="宋体"/>
        </w:rPr>
      </w:pPr>
      <w:r>
        <w:rPr>
          <w:rFonts w:hint="eastAsia" w:ascii="宋体" w:hAnsi="宋体" w:cs="宋体"/>
        </w:rPr>
        <w:t>维护人员的角色和对应的权限信息</w:t>
      </w:r>
    </w:p>
    <w:p>
      <w:pPr>
        <w:pStyle w:val="3"/>
        <w:spacing w:before="156" w:after="156"/>
        <w:rPr>
          <w:rFonts w:ascii="宋体" w:hAnsi="宋体" w:cs="宋体"/>
        </w:rPr>
      </w:pPr>
      <w:r>
        <w:rPr>
          <w:rFonts w:hint="eastAsia" w:ascii="宋体" w:hAnsi="宋体" w:cs="宋体"/>
        </w:rPr>
        <w:t>【人员】管理人员、账号信息</w:t>
      </w:r>
    </w:p>
    <w:p>
      <w:pPr>
        <w:pStyle w:val="3"/>
        <w:spacing w:before="157" w:after="157" w:line="240" w:lineRule="auto"/>
        <w:rPr>
          <w:rFonts w:ascii="宋体" w:hAnsi="宋体" w:cs="宋体"/>
        </w:rPr>
      </w:pPr>
      <w:r>
        <w:rPr>
          <w:rFonts w:hint="eastAsia" w:ascii="宋体" w:hAnsi="宋体" w:cs="宋体"/>
        </w:rPr>
        <w:drawing>
          <wp:inline distT="0" distB="0" distL="114300" distR="114300">
            <wp:extent cx="5264150" cy="2379980"/>
            <wp:effectExtent l="0" t="0" r="12700" b="1270"/>
            <wp:docPr id="119"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70"/>
                    <pic:cNvPicPr>
                      <a:picLocks noChangeAspect="1"/>
                    </pic:cNvPicPr>
                  </pic:nvPicPr>
                  <pic:blipFill>
                    <a:blip r:embed="rId43"/>
                    <a:stretch>
                      <a:fillRect/>
                    </a:stretch>
                  </pic:blipFill>
                  <pic:spPr>
                    <a:xfrm>
                      <a:off x="0" y="0"/>
                      <a:ext cx="5264150" cy="2379980"/>
                    </a:xfrm>
                    <a:prstGeom prst="rect">
                      <a:avLst/>
                    </a:prstGeom>
                    <a:noFill/>
                    <a:ln w="9525">
                      <a:noFill/>
                    </a:ln>
                  </pic:spPr>
                </pic:pic>
              </a:graphicData>
            </a:graphic>
          </wp:inline>
        </w:drawing>
      </w:r>
      <w:r>
        <w:rPr>
          <w:rFonts w:hint="eastAsia" w:ascii="宋体" w:hAnsi="宋体" w:cs="宋体"/>
        </w:rPr>
        <w:t>【角色】维护人员角色</w:t>
      </w:r>
    </w:p>
    <w:p>
      <w:pPr>
        <w:pStyle w:val="3"/>
        <w:spacing w:before="157" w:after="157" w:line="240" w:lineRule="auto"/>
        <w:rPr>
          <w:ins w:id="1202" w:author="~~~~~~~~~~~~ [2]" w:date="2017-12-21T17:22:36Z"/>
          <w:rFonts w:hint="eastAsia" w:ascii="宋体" w:hAnsi="宋体" w:cs="宋体"/>
        </w:rPr>
      </w:pPr>
      <w:r>
        <w:rPr>
          <w:rFonts w:hint="eastAsia" w:ascii="宋体" w:hAnsi="宋体" w:cs="宋体"/>
        </w:rPr>
        <w:drawing>
          <wp:anchor distT="0" distB="0" distL="114300" distR="114300" simplePos="0" relativeHeight="251669504" behindDoc="1" locked="0" layoutInCell="1" allowOverlap="1">
            <wp:simplePos x="0" y="0"/>
            <wp:positionH relativeFrom="column">
              <wp:posOffset>244475</wp:posOffset>
            </wp:positionH>
            <wp:positionV relativeFrom="paragraph">
              <wp:posOffset>65405</wp:posOffset>
            </wp:positionV>
            <wp:extent cx="5271135" cy="1389380"/>
            <wp:effectExtent l="0" t="0" r="5715" b="1270"/>
            <wp:wrapTight wrapText="bothSides">
              <wp:wrapPolygon>
                <wp:start x="0" y="0"/>
                <wp:lineTo x="0" y="21324"/>
                <wp:lineTo x="21545" y="21324"/>
                <wp:lineTo x="21545" y="0"/>
                <wp:lineTo x="0" y="0"/>
              </wp:wrapPolygon>
            </wp:wrapTight>
            <wp:docPr id="8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6"/>
                    <pic:cNvPicPr>
                      <a:picLocks noChangeAspect="1"/>
                    </pic:cNvPicPr>
                  </pic:nvPicPr>
                  <pic:blipFill>
                    <a:blip r:embed="rId44"/>
                    <a:stretch>
                      <a:fillRect/>
                    </a:stretch>
                  </pic:blipFill>
                  <pic:spPr>
                    <a:xfrm>
                      <a:off x="0" y="0"/>
                      <a:ext cx="5271135" cy="1389380"/>
                    </a:xfrm>
                    <a:prstGeom prst="rect">
                      <a:avLst/>
                    </a:prstGeom>
                    <a:noFill/>
                    <a:ln w="9525">
                      <a:noFill/>
                    </a:ln>
                  </pic:spPr>
                </pic:pic>
              </a:graphicData>
            </a:graphic>
          </wp:anchor>
        </w:drawing>
      </w:r>
      <w:r>
        <w:rPr>
          <w:rFonts w:hint="eastAsia" w:ascii="宋体" w:hAnsi="宋体" w:cs="宋体"/>
        </w:rPr>
        <w:t>【权限】维护角色权限信息</w:t>
      </w:r>
    </w:p>
    <w:p>
      <w:pPr>
        <w:pStyle w:val="3"/>
        <w:spacing w:before="157" w:after="157" w:line="240" w:lineRule="auto"/>
        <w:rPr>
          <w:rFonts w:ascii="宋体" w:hAnsi="宋体" w:cs="宋体"/>
        </w:rPr>
      </w:pPr>
      <w:r>
        <w:rPr>
          <w:rFonts w:hint="eastAsia" w:ascii="宋体" w:hAnsi="宋体" w:cs="宋体"/>
        </w:rPr>
        <w:drawing>
          <wp:inline distT="0" distB="0" distL="114300" distR="114300">
            <wp:extent cx="5268595" cy="2588260"/>
            <wp:effectExtent l="0" t="0" r="8255" b="2540"/>
            <wp:docPr id="8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7"/>
                    <pic:cNvPicPr>
                      <a:picLocks noChangeAspect="1"/>
                    </pic:cNvPicPr>
                  </pic:nvPicPr>
                  <pic:blipFill>
                    <a:blip r:embed="rId45"/>
                    <a:stretch>
                      <a:fillRect/>
                    </a:stretch>
                  </pic:blipFill>
                  <pic:spPr>
                    <a:xfrm>
                      <a:off x="0" y="0"/>
                      <a:ext cx="5268595" cy="2588260"/>
                    </a:xfrm>
                    <a:prstGeom prst="rect">
                      <a:avLst/>
                    </a:prstGeom>
                    <a:noFill/>
                    <a:ln w="9525">
                      <a:noFill/>
                    </a:ln>
                  </pic:spPr>
                </pic:pic>
              </a:graphicData>
            </a:graphic>
          </wp:inline>
        </w:drawing>
      </w:r>
    </w:p>
    <w:p>
      <w:pPr>
        <w:pStyle w:val="4"/>
        <w:spacing w:before="0" w:after="0"/>
        <w:rPr>
          <w:rFonts w:hAnsi="宋体" w:cs="宋体"/>
        </w:rPr>
      </w:pPr>
      <w:bookmarkStart w:id="109" w:name="_Toc19743"/>
      <w:bookmarkStart w:id="110" w:name="_Toc24528"/>
      <w:bookmarkStart w:id="111" w:name="_Toc19064"/>
      <w:r>
        <w:rPr>
          <w:rFonts w:hint="eastAsia" w:hAnsi="宋体" w:cs="宋体"/>
        </w:rPr>
        <w:t>代理商</w:t>
      </w:r>
      <w:bookmarkEnd w:id="109"/>
      <w:bookmarkEnd w:id="110"/>
      <w:bookmarkEnd w:id="111"/>
    </w:p>
    <w:p>
      <w:pPr>
        <w:pStyle w:val="5"/>
        <w:rPr>
          <w:rFonts w:hAnsi="宋体" w:cs="宋体"/>
        </w:rPr>
      </w:pPr>
      <w:bookmarkStart w:id="112" w:name="_Toc21757"/>
      <w:bookmarkStart w:id="113" w:name="_Toc30933"/>
      <w:bookmarkStart w:id="114" w:name="_Toc1549"/>
      <w:r>
        <w:rPr>
          <w:rFonts w:hint="eastAsia" w:hAnsi="宋体" w:cs="宋体"/>
        </w:rPr>
        <w:t>招商管理</w:t>
      </w:r>
      <w:bookmarkEnd w:id="112"/>
      <w:bookmarkEnd w:id="113"/>
      <w:bookmarkEnd w:id="114"/>
    </w:p>
    <w:p>
      <w:pPr>
        <w:pStyle w:val="6"/>
        <w:rPr>
          <w:rFonts w:hAnsi="宋体" w:cs="宋体"/>
        </w:rPr>
      </w:pPr>
      <w:bookmarkStart w:id="115" w:name="_Toc19168"/>
      <w:bookmarkStart w:id="116" w:name="_Toc29566"/>
      <w:bookmarkStart w:id="117" w:name="_Toc13960"/>
      <w:r>
        <w:rPr>
          <w:rFonts w:hint="eastAsia" w:hAnsi="宋体" w:cs="宋体"/>
        </w:rPr>
        <w:t>招商信息</w:t>
      </w:r>
      <w:bookmarkEnd w:id="115"/>
      <w:bookmarkEnd w:id="116"/>
      <w:bookmarkEnd w:id="117"/>
    </w:p>
    <w:p>
      <w:pPr>
        <w:pStyle w:val="3"/>
        <w:spacing w:before="156" w:after="156"/>
        <w:rPr>
          <w:rFonts w:ascii="宋体" w:hAnsi="宋体" w:cs="宋体"/>
        </w:rPr>
      </w:pPr>
      <w:r>
        <w:rPr>
          <w:rFonts w:hint="eastAsia" w:ascii="宋体" w:hAnsi="宋体" w:cs="宋体"/>
        </w:rPr>
        <w:t>查询平台所有有效的招商信息，可以进行申请合作。</w:t>
      </w:r>
    </w:p>
    <w:p>
      <w:pPr>
        <w:rPr>
          <w:rFonts w:ascii="宋体" w:hAnsi="宋体" w:cs="宋体"/>
        </w:rPr>
      </w:pPr>
      <w:r>
        <w:rPr>
          <w:rFonts w:hint="eastAsia" w:ascii="宋体" w:hAnsi="宋体" w:cs="宋体"/>
        </w:rPr>
        <w:t xml:space="preserve">  【招商列表】</w:t>
      </w:r>
    </w:p>
    <w:p>
      <w:pPr>
        <w:rPr>
          <w:rFonts w:ascii="宋体" w:hAnsi="宋体" w:cs="宋体"/>
        </w:rPr>
      </w:pPr>
      <w:r>
        <w:rPr>
          <w:rFonts w:hint="eastAsia" w:ascii="宋体" w:hAnsi="宋体" w:cs="宋体"/>
        </w:rPr>
        <w:drawing>
          <wp:inline distT="0" distB="0" distL="114300" distR="114300">
            <wp:extent cx="5264785" cy="2089150"/>
            <wp:effectExtent l="0" t="0" r="12065" b="6350"/>
            <wp:docPr id="8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8"/>
                    <pic:cNvPicPr>
                      <a:picLocks noChangeAspect="1"/>
                    </pic:cNvPicPr>
                  </pic:nvPicPr>
                  <pic:blipFill>
                    <a:blip r:embed="rId46"/>
                    <a:stretch>
                      <a:fillRect/>
                    </a:stretch>
                  </pic:blipFill>
                  <pic:spPr>
                    <a:xfrm>
                      <a:off x="0" y="0"/>
                      <a:ext cx="5264785" cy="2089150"/>
                    </a:xfrm>
                    <a:prstGeom prst="rect">
                      <a:avLst/>
                    </a:prstGeom>
                    <a:noFill/>
                    <a:ln w="9525">
                      <a:noFill/>
                    </a:ln>
                  </pic:spPr>
                </pic:pic>
              </a:graphicData>
            </a:graphic>
          </wp:inline>
        </w:drawing>
      </w:r>
    </w:p>
    <w:p>
      <w:pPr>
        <w:rPr>
          <w:rFonts w:ascii="宋体" w:hAnsi="宋体" w:cs="宋体"/>
        </w:rPr>
      </w:pPr>
      <w:r>
        <w:rPr>
          <w:rFonts w:hint="eastAsia" w:ascii="宋体" w:hAnsi="宋体" w:cs="宋体"/>
        </w:rPr>
        <w:t>【招商详情】</w:t>
      </w:r>
    </w:p>
    <w:p>
      <w:pPr>
        <w:rPr>
          <w:rFonts w:ascii="宋体" w:hAnsi="宋体" w:cs="宋体"/>
        </w:rPr>
      </w:pPr>
      <w:ins w:id="1203" w:author="~~~~~~~~~~~~" w:date="2017-12-19T16:41:00Z">
        <w:r>
          <w:rPr/>
          <w:drawing>
            <wp:inline distT="0" distB="0" distL="114300" distR="114300">
              <wp:extent cx="5271770" cy="1998345"/>
              <wp:effectExtent l="0" t="0" r="5080" b="190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47"/>
                      <a:stretch>
                        <a:fillRect/>
                      </a:stretch>
                    </pic:blipFill>
                    <pic:spPr>
                      <a:xfrm>
                        <a:off x="0" y="0"/>
                        <a:ext cx="5271770" cy="1998345"/>
                      </a:xfrm>
                      <a:prstGeom prst="rect">
                        <a:avLst/>
                      </a:prstGeom>
                      <a:noFill/>
                      <a:ln w="9525">
                        <a:noFill/>
                      </a:ln>
                    </pic:spPr>
                  </pic:pic>
                </a:graphicData>
              </a:graphic>
            </wp:inline>
          </w:drawing>
        </w:r>
      </w:ins>
    </w:p>
    <w:p>
      <w:pPr>
        <w:rPr>
          <w:rFonts w:ascii="宋体" w:hAnsi="宋体" w:cs="宋体"/>
        </w:rPr>
      </w:pPr>
      <w:r>
        <w:rPr>
          <w:rFonts w:hint="eastAsia" w:ascii="宋体" w:hAnsi="宋体" w:cs="宋体"/>
        </w:rPr>
        <w:t>【申请合作】</w:t>
      </w:r>
    </w:p>
    <w:p>
      <w:pPr>
        <w:rPr>
          <w:rFonts w:ascii="宋体" w:hAnsi="宋体" w:cs="宋体"/>
        </w:rPr>
      </w:pPr>
      <w:r>
        <w:rPr>
          <w:rFonts w:hint="eastAsia" w:ascii="宋体" w:hAnsi="宋体" w:cs="宋体"/>
        </w:rPr>
        <w:t xml:space="preserve"> 选择医院、有效期</w:t>
      </w:r>
      <w:ins w:id="1205" w:author="~~~~~~~~~~~~" w:date="2017-12-19T16:35:00Z">
        <w:r>
          <w:rPr>
            <w:rFonts w:hint="eastAsia" w:ascii="宋体" w:hAnsi="宋体" w:cs="宋体"/>
          </w:rPr>
          <w:t>、</w:t>
        </w:r>
      </w:ins>
      <w:ins w:id="1206" w:author="~~~~~~~~~~~~" w:date="2017-12-19T17:11:00Z">
        <w:r>
          <w:rPr>
            <w:rFonts w:hint="eastAsia" w:ascii="宋体" w:hAnsi="宋体" w:cs="宋体"/>
          </w:rPr>
          <w:t>上传</w:t>
        </w:r>
      </w:ins>
      <w:ins w:id="1207" w:author="~~~~~~~~~~~~" w:date="2017-12-19T16:35:00Z">
        <w:r>
          <w:rPr>
            <w:rFonts w:hint="eastAsia" w:ascii="宋体" w:hAnsi="宋体" w:cs="宋体"/>
          </w:rPr>
          <w:t>需要提供的资料</w:t>
        </w:r>
      </w:ins>
      <w:ins w:id="1208" w:author="~~~~~~~~~~~~" w:date="2017-12-19T17:11:00Z">
        <w:r>
          <w:rPr>
            <w:rFonts w:hint="eastAsia" w:ascii="宋体" w:hAnsi="宋体" w:cs="宋体"/>
          </w:rPr>
          <w:t>、资料有效期</w:t>
        </w:r>
      </w:ins>
      <w:ins w:id="1209" w:author="~~~~~~~~~~~~" w:date="2017-12-19T16:35:00Z">
        <w:r>
          <w:rPr>
            <w:rFonts w:hint="eastAsia" w:ascii="宋体" w:hAnsi="宋体" w:cs="宋体"/>
          </w:rPr>
          <w:t>，</w:t>
        </w:r>
      </w:ins>
      <w:r>
        <w:rPr>
          <w:rFonts w:hint="eastAsia" w:ascii="宋体" w:hAnsi="宋体" w:cs="宋体"/>
        </w:rPr>
        <w:t>确定进行合作申请</w:t>
      </w:r>
    </w:p>
    <w:p>
      <w:pPr>
        <w:rPr>
          <w:rFonts w:ascii="宋体" w:hAnsi="宋体" w:cs="宋体"/>
        </w:rPr>
      </w:pPr>
      <w:ins w:id="1210" w:author="~~~~~~~~~~~~" w:date="2017-12-19T16:52:00Z">
        <w:r>
          <w:rPr/>
          <w:drawing>
            <wp:inline distT="0" distB="0" distL="114300" distR="114300">
              <wp:extent cx="5272405" cy="3623310"/>
              <wp:effectExtent l="0" t="0" r="4445" b="1524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48"/>
                      <a:stretch>
                        <a:fillRect/>
                      </a:stretch>
                    </pic:blipFill>
                    <pic:spPr>
                      <a:xfrm>
                        <a:off x="0" y="0"/>
                        <a:ext cx="5272405" cy="3623310"/>
                      </a:xfrm>
                      <a:prstGeom prst="rect">
                        <a:avLst/>
                      </a:prstGeom>
                      <a:noFill/>
                      <a:ln w="9525">
                        <a:noFill/>
                      </a:ln>
                    </pic:spPr>
                  </pic:pic>
                </a:graphicData>
              </a:graphic>
            </wp:inline>
          </w:drawing>
        </w:r>
      </w:ins>
    </w:p>
    <w:p>
      <w:pPr>
        <w:spacing w:line="360" w:lineRule="auto"/>
        <w:rPr>
          <w:rFonts w:ascii="宋体" w:hAnsi="宋体" w:cs="宋体"/>
        </w:rPr>
      </w:pPr>
      <w:r>
        <w:rPr>
          <w:rFonts w:hint="eastAsia" w:ascii="宋体" w:hAnsi="宋体" w:cs="宋体"/>
        </w:rPr>
        <w:tab/>
      </w:r>
      <w:r>
        <w:rPr>
          <w:rFonts w:hint="eastAsia" w:ascii="宋体" w:hAnsi="宋体" w:cs="宋体"/>
        </w:rPr>
        <w:t>申请后，登录厂商处理，后续流程可在首营管理查看。</w:t>
      </w:r>
    </w:p>
    <w:p>
      <w:pPr>
        <w:pStyle w:val="6"/>
        <w:rPr>
          <w:rFonts w:hAnsi="宋体" w:cs="宋体"/>
        </w:rPr>
      </w:pPr>
      <w:bookmarkStart w:id="118" w:name="_Toc11127"/>
      <w:bookmarkStart w:id="119" w:name="_Toc32134"/>
      <w:bookmarkStart w:id="120" w:name="_Toc32149"/>
      <w:r>
        <w:rPr>
          <w:rFonts w:hint="eastAsia" w:hAnsi="宋体" w:cs="宋体"/>
        </w:rPr>
        <w:t>首营管理</w:t>
      </w:r>
      <w:bookmarkEnd w:id="118"/>
      <w:bookmarkEnd w:id="119"/>
      <w:bookmarkEnd w:id="120"/>
    </w:p>
    <w:p>
      <w:pPr>
        <w:spacing w:line="360" w:lineRule="auto"/>
        <w:rPr>
          <w:rFonts w:ascii="宋体" w:hAnsi="宋体" w:cs="宋体"/>
        </w:rPr>
      </w:pPr>
      <w:r>
        <w:rPr>
          <w:rFonts w:hint="eastAsia" w:ascii="宋体" w:hAnsi="宋体" w:cs="宋体"/>
        </w:rPr>
        <w:t>查看厂商对招商申请处理结果。</w:t>
      </w:r>
      <w:ins w:id="1212" w:author="~~~~~~~~~~~~" w:date="2017-12-19T17:04:00Z">
        <w:r>
          <w:rPr>
            <w:rFonts w:hint="eastAsia" w:ascii="宋体" w:hAnsi="宋体" w:cs="宋体"/>
          </w:rPr>
          <w:t>查看厂商首营资料可在2.5.1.3厂商首营资料查看</w:t>
        </w:r>
      </w:ins>
    </w:p>
    <w:p>
      <w:pPr>
        <w:spacing w:line="360" w:lineRule="auto"/>
        <w:rPr>
          <w:rFonts w:ascii="宋体" w:hAnsi="宋体" w:cs="宋体"/>
        </w:rPr>
      </w:pPr>
      <w:r>
        <w:rPr>
          <w:rFonts w:hint="eastAsia" w:ascii="宋体" w:hAnsi="宋体" w:cs="宋体"/>
        </w:rPr>
        <w:t>【首营列表】可查看当前招商信息的处理状态</w:t>
      </w:r>
    </w:p>
    <w:p>
      <w:pPr>
        <w:spacing w:line="360" w:lineRule="auto"/>
        <w:rPr>
          <w:rFonts w:ascii="宋体" w:hAnsi="宋体" w:cs="宋体"/>
        </w:rPr>
      </w:pPr>
      <w:ins w:id="1213" w:author="~~~~~~~~~~~~" w:date="2017-12-19T16:33:00Z">
        <w:r>
          <w:rPr/>
          <w:drawing>
            <wp:inline distT="0" distB="0" distL="114300" distR="114300">
              <wp:extent cx="5269865" cy="2300605"/>
              <wp:effectExtent l="0" t="0" r="6985" b="444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9"/>
                      <a:stretch>
                        <a:fillRect/>
                      </a:stretch>
                    </pic:blipFill>
                    <pic:spPr>
                      <a:xfrm>
                        <a:off x="0" y="0"/>
                        <a:ext cx="5269865" cy="2300605"/>
                      </a:xfrm>
                      <a:prstGeom prst="rect">
                        <a:avLst/>
                      </a:prstGeom>
                      <a:noFill/>
                      <a:ln w="9525">
                        <a:noFill/>
                      </a:ln>
                    </pic:spPr>
                  </pic:pic>
                </a:graphicData>
              </a:graphic>
            </wp:inline>
          </w:drawing>
        </w:r>
      </w:ins>
    </w:p>
    <w:p>
      <w:pPr>
        <w:spacing w:line="360" w:lineRule="auto"/>
        <w:rPr>
          <w:rFonts w:ascii="宋体" w:hAnsi="宋体" w:cs="宋体"/>
        </w:rPr>
      </w:pPr>
      <w:r>
        <w:rPr>
          <w:rFonts w:hint="eastAsia" w:ascii="宋体" w:hAnsi="宋体" w:cs="宋体"/>
        </w:rPr>
        <w:t>【首营详情】</w:t>
      </w:r>
    </w:p>
    <w:p>
      <w:pPr>
        <w:spacing w:line="360" w:lineRule="auto"/>
        <w:rPr>
          <w:rFonts w:ascii="宋体" w:hAnsi="宋体" w:cs="宋体"/>
        </w:rPr>
      </w:pPr>
      <w:ins w:id="1215" w:author="~~~~~~~~~~~~" w:date="2017-12-19T17:10:00Z">
        <w:r>
          <w:rPr/>
          <w:drawing>
            <wp:inline distT="0" distB="0" distL="114300" distR="114300">
              <wp:extent cx="5273675" cy="3773805"/>
              <wp:effectExtent l="0" t="0" r="3175" b="1714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50"/>
                      <a:stretch>
                        <a:fillRect/>
                      </a:stretch>
                    </pic:blipFill>
                    <pic:spPr>
                      <a:xfrm>
                        <a:off x="0" y="0"/>
                        <a:ext cx="5273675" cy="3773805"/>
                      </a:xfrm>
                      <a:prstGeom prst="rect">
                        <a:avLst/>
                      </a:prstGeom>
                      <a:noFill/>
                      <a:ln w="9525">
                        <a:noFill/>
                      </a:ln>
                    </pic:spPr>
                  </pic:pic>
                </a:graphicData>
              </a:graphic>
            </wp:inline>
          </w:drawing>
        </w:r>
      </w:ins>
    </w:p>
    <w:p>
      <w:pPr>
        <w:spacing w:line="360" w:lineRule="auto"/>
        <w:rPr>
          <w:rFonts w:ascii="宋体" w:hAnsi="宋体" w:cs="宋体"/>
        </w:rPr>
      </w:pPr>
      <w:ins w:id="1217" w:author="~~~~~~~~~~~~" w:date="2017-12-19T17:11:00Z">
        <w:r>
          <w:rPr>
            <w:rFonts w:hint="eastAsia" w:ascii="宋体" w:hAnsi="宋体" w:cs="宋体"/>
          </w:rPr>
          <w:t>1</w:t>
        </w:r>
      </w:ins>
      <w:r>
        <w:rPr>
          <w:rFonts w:hint="eastAsia" w:ascii="宋体" w:hAnsi="宋体" w:cs="宋体"/>
        </w:rPr>
        <w:t>：厂商审核，通过后，会上传授权书</w:t>
      </w:r>
      <w:ins w:id="1218" w:author="~~~~~~~~~~~~ [2]" w:date="2017-12-20T16:52:20Z">
        <w:r>
          <w:rPr>
            <w:rFonts w:hint="eastAsia" w:ascii="宋体" w:hAnsi="宋体" w:cs="宋体"/>
            <w:lang w:eastAsia="zh-CN"/>
          </w:rPr>
          <w:t>（</w:t>
        </w:r>
      </w:ins>
      <w:ins w:id="1219" w:author="~~~~~~~~~~~~ [2]" w:date="2017-12-20T16:52:24Z">
        <w:r>
          <w:rPr>
            <w:rFonts w:hint="eastAsia" w:ascii="宋体" w:hAnsi="宋体" w:cs="宋体"/>
            <w:lang w:eastAsia="zh-CN"/>
          </w:rPr>
          <w:t>厂商</w:t>
        </w:r>
      </w:ins>
      <w:ins w:id="1220" w:author="~~~~~~~~~~~~ [2]" w:date="2017-12-20T16:52:28Z">
        <w:r>
          <w:rPr>
            <w:rFonts w:hint="eastAsia" w:ascii="宋体" w:hAnsi="宋体" w:cs="宋体"/>
            <w:lang w:eastAsia="zh-CN"/>
          </w:rPr>
          <w:t>盖章</w:t>
        </w:r>
      </w:ins>
      <w:ins w:id="1221" w:author="~~~~~~~~~~~~ [2]" w:date="2017-12-20T16:52:31Z">
        <w:r>
          <w:rPr>
            <w:rFonts w:hint="eastAsia" w:ascii="宋体" w:hAnsi="宋体" w:cs="宋体"/>
            <w:lang w:eastAsia="zh-CN"/>
          </w:rPr>
          <w:t>授权</w:t>
        </w:r>
      </w:ins>
      <w:ins w:id="1222" w:author="~~~~~~~~~~~~ [2]" w:date="2017-12-20T16:52:34Z">
        <w:r>
          <w:rPr>
            <w:rFonts w:hint="eastAsia" w:ascii="宋体" w:hAnsi="宋体" w:cs="宋体"/>
            <w:lang w:eastAsia="zh-CN"/>
          </w:rPr>
          <w:t>书</w:t>
        </w:r>
      </w:ins>
      <w:ins w:id="1223" w:author="~~~~~~~~~~~~ [2]" w:date="2017-12-20T16:52:35Z">
        <w:r>
          <w:rPr>
            <w:rFonts w:hint="eastAsia" w:ascii="宋体" w:hAnsi="宋体" w:cs="宋体"/>
            <w:lang w:eastAsia="zh-CN"/>
          </w:rPr>
          <w:t>电子版</w:t>
        </w:r>
      </w:ins>
      <w:ins w:id="1224" w:author="~~~~~~~~~~~~ [2]" w:date="2017-12-20T16:52:20Z">
        <w:r>
          <w:rPr>
            <w:rFonts w:hint="eastAsia" w:ascii="宋体" w:hAnsi="宋体" w:cs="宋体"/>
            <w:lang w:eastAsia="zh-CN"/>
          </w:rPr>
          <w:t>）</w:t>
        </w:r>
      </w:ins>
      <w:r>
        <w:rPr>
          <w:rFonts w:hint="eastAsia" w:ascii="宋体" w:hAnsi="宋体" w:cs="宋体"/>
        </w:rPr>
        <w:t>、厂商首营资料。代理商可在首营管理进行授权书下载</w:t>
      </w:r>
      <w:ins w:id="1225" w:author="~~~~~~~~~~~~ [2]" w:date="2017-12-20T16:52:02Z">
        <w:r>
          <w:rPr>
            <w:rFonts w:hint="eastAsia" w:ascii="宋体" w:hAnsi="宋体" w:cs="宋体"/>
            <w:lang w:eastAsia="zh-CN"/>
          </w:rPr>
          <w:t>。</w:t>
        </w:r>
      </w:ins>
      <w:r>
        <w:rPr>
          <w:rFonts w:hint="eastAsia" w:ascii="宋体" w:hAnsi="宋体" w:cs="宋体"/>
        </w:rPr>
        <w:t>厂商首营资料在2.5.1.3首营资料中可查看</w:t>
      </w:r>
    </w:p>
    <w:p>
      <w:pPr>
        <w:spacing w:line="360" w:lineRule="auto"/>
        <w:rPr>
          <w:rFonts w:ascii="宋体" w:hAnsi="宋体" w:cs="宋体"/>
        </w:rPr>
      </w:pPr>
      <w:ins w:id="1226" w:author="~~~~~~~~~~~~" w:date="2017-12-19T17:11:00Z">
        <w:r>
          <w:rPr>
            <w:rFonts w:hint="eastAsia" w:ascii="宋体" w:hAnsi="宋体" w:cs="宋体"/>
          </w:rPr>
          <w:t>2</w:t>
        </w:r>
      </w:ins>
      <w:r>
        <w:rPr>
          <w:rFonts w:hint="eastAsia" w:ascii="宋体" w:hAnsi="宋体" w:cs="宋体"/>
        </w:rPr>
        <w:t>：厂商驳回，根据驳回理由，代理商进行修改重新提交，然后厂商再此审核。</w:t>
      </w:r>
    </w:p>
    <w:p>
      <w:pPr>
        <w:spacing w:line="360" w:lineRule="auto"/>
        <w:rPr>
          <w:rFonts w:ascii="宋体" w:hAnsi="宋体" w:cs="宋体"/>
        </w:rPr>
      </w:pPr>
      <w:ins w:id="1227" w:author="~~~~~~~~~~~~" w:date="2017-12-19T17:11:00Z">
        <w:r>
          <w:rPr>
            <w:rFonts w:hint="eastAsia" w:ascii="宋体" w:hAnsi="宋体" w:cs="宋体"/>
          </w:rPr>
          <w:t>3</w:t>
        </w:r>
      </w:ins>
      <w:r>
        <w:rPr>
          <w:rFonts w:hint="eastAsia" w:ascii="宋体" w:hAnsi="宋体" w:cs="宋体"/>
        </w:rPr>
        <w:t>：审核通过后，代理商就可以购买此厂商对应的产品。</w:t>
      </w:r>
    </w:p>
    <w:p>
      <w:pPr>
        <w:spacing w:line="360" w:lineRule="auto"/>
        <w:rPr>
          <w:rFonts w:ascii="宋体" w:hAnsi="宋体" w:cs="宋体"/>
        </w:rPr>
      </w:pPr>
      <w:ins w:id="1228" w:author="~~~~~~~~~~~~" w:date="2017-12-19T17:11:00Z">
        <w:r>
          <w:rPr>
            <w:rFonts w:hint="eastAsia" w:ascii="宋体" w:hAnsi="宋体" w:cs="宋体"/>
          </w:rPr>
          <w:t>4</w:t>
        </w:r>
      </w:ins>
      <w:r>
        <w:rPr>
          <w:rFonts w:hint="eastAsia" w:ascii="宋体" w:hAnsi="宋体" w:cs="宋体"/>
        </w:rPr>
        <w:t>：合同由厂商维护</w:t>
      </w:r>
      <w:ins w:id="1229" w:author="~~~~~~~~~~~~ [2]" w:date="2017-12-20T16:52:49Z">
        <w:r>
          <w:rPr>
            <w:rFonts w:hint="eastAsia" w:ascii="宋体" w:hAnsi="宋体" w:cs="宋体"/>
            <w:lang w:eastAsia="zh-CN"/>
          </w:rPr>
          <w:t>，</w:t>
        </w:r>
      </w:ins>
      <w:ins w:id="1230" w:author="~~~~~~~~~~~~ [2]" w:date="2017-12-20T16:52:52Z">
        <w:r>
          <w:rPr>
            <w:rFonts w:hint="eastAsia" w:ascii="宋体" w:hAnsi="宋体" w:cs="宋体"/>
            <w:lang w:eastAsia="zh-CN"/>
          </w:rPr>
          <w:t>代理商可以</w:t>
        </w:r>
      </w:ins>
      <w:ins w:id="1231" w:author="~~~~~~~~~~~~ [2]" w:date="2017-12-20T16:52:53Z">
        <w:r>
          <w:rPr>
            <w:rFonts w:hint="eastAsia" w:ascii="宋体" w:hAnsi="宋体" w:cs="宋体"/>
            <w:lang w:eastAsia="zh-CN"/>
          </w:rPr>
          <w:t>在</w:t>
        </w:r>
      </w:ins>
      <w:ins w:id="1232" w:author="~~~~~~~~~~~~ [2]" w:date="2017-12-20T16:52:54Z">
        <w:r>
          <w:rPr>
            <w:rFonts w:hint="eastAsia" w:ascii="宋体" w:hAnsi="宋体" w:cs="宋体"/>
            <w:lang w:eastAsia="zh-CN"/>
          </w:rPr>
          <w:t>合同</w:t>
        </w:r>
      </w:ins>
      <w:ins w:id="1233" w:author="~~~~~~~~~~~~ [2]" w:date="2017-12-20T16:52:55Z">
        <w:r>
          <w:rPr>
            <w:rFonts w:hint="eastAsia" w:ascii="宋体" w:hAnsi="宋体" w:cs="宋体"/>
            <w:lang w:eastAsia="zh-CN"/>
          </w:rPr>
          <w:t>管理</w:t>
        </w:r>
      </w:ins>
      <w:ins w:id="1234" w:author="~~~~~~~~~~~~ [2]" w:date="2017-12-20T16:52:58Z">
        <w:r>
          <w:rPr>
            <w:rFonts w:hint="eastAsia" w:ascii="宋体" w:hAnsi="宋体" w:cs="宋体"/>
            <w:lang w:eastAsia="zh-CN"/>
          </w:rPr>
          <w:t>中</w:t>
        </w:r>
      </w:ins>
      <w:ins w:id="1235" w:author="~~~~~~~~~~~~ [2]" w:date="2017-12-20T16:53:00Z">
        <w:r>
          <w:rPr>
            <w:rFonts w:hint="eastAsia" w:ascii="宋体" w:hAnsi="宋体" w:cs="宋体"/>
            <w:lang w:eastAsia="zh-CN"/>
          </w:rPr>
          <w:t>下载</w:t>
        </w:r>
      </w:ins>
      <w:ins w:id="1236" w:author="~~~~~~~~~~~~ [2]" w:date="2017-12-20T16:53:01Z">
        <w:r>
          <w:rPr>
            <w:rFonts w:hint="eastAsia" w:ascii="宋体" w:hAnsi="宋体" w:cs="宋体"/>
            <w:lang w:eastAsia="zh-CN"/>
          </w:rPr>
          <w:t>查看。</w:t>
        </w:r>
      </w:ins>
    </w:p>
    <w:p>
      <w:pPr>
        <w:pStyle w:val="6"/>
        <w:rPr>
          <w:rFonts w:hAnsi="宋体" w:cs="宋体"/>
        </w:rPr>
      </w:pPr>
      <w:bookmarkStart w:id="121" w:name="_Toc20432"/>
      <w:bookmarkStart w:id="122" w:name="_Toc22623"/>
      <w:bookmarkStart w:id="123" w:name="_Toc17123"/>
      <w:r>
        <w:rPr>
          <w:rFonts w:hint="eastAsia" w:hAnsi="宋体" w:cs="宋体"/>
        </w:rPr>
        <w:t>首营资料</w:t>
      </w:r>
      <w:bookmarkEnd w:id="121"/>
      <w:bookmarkEnd w:id="122"/>
      <w:bookmarkEnd w:id="123"/>
    </w:p>
    <w:p>
      <w:pPr>
        <w:pStyle w:val="3"/>
        <w:spacing w:before="156" w:after="156"/>
        <w:rPr>
          <w:rFonts w:ascii="宋体" w:hAnsi="宋体" w:cs="宋体"/>
        </w:rPr>
      </w:pPr>
      <w:r>
        <w:rPr>
          <w:rFonts w:hint="eastAsia" w:ascii="宋体" w:hAnsi="宋体" w:cs="宋体"/>
        </w:rPr>
        <w:t>代理商管理自己的首营资料</w:t>
      </w:r>
      <w:ins w:id="1237" w:author="~~~~~~~~~~~~" w:date="2017-12-19T17:49:00Z">
        <w:r>
          <w:rPr>
            <w:rFonts w:hint="eastAsia" w:ascii="宋体" w:hAnsi="宋体" w:cs="宋体"/>
          </w:rPr>
          <w:t>和关联厂商的</w:t>
        </w:r>
      </w:ins>
      <w:r>
        <w:rPr>
          <w:rFonts w:hint="eastAsia" w:ascii="宋体" w:hAnsi="宋体" w:cs="宋体"/>
        </w:rPr>
        <w:t>的首营资料</w:t>
      </w:r>
      <w:ins w:id="1238" w:author="~~~~~~~~~~~~" w:date="2017-12-19T17:48:00Z">
        <w:r>
          <w:rPr>
            <w:rFonts w:hint="eastAsia" w:ascii="宋体" w:hAnsi="宋体" w:cs="宋体"/>
          </w:rPr>
          <w:t>以及对应合作商品的产品注册证信息。</w:t>
        </w:r>
      </w:ins>
    </w:p>
    <w:p>
      <w:pPr>
        <w:pStyle w:val="3"/>
        <w:spacing w:before="156" w:after="156"/>
        <w:rPr>
          <w:rFonts w:ascii="宋体" w:hAnsi="宋体" w:cs="宋体"/>
        </w:rPr>
      </w:pPr>
      <w:r>
        <w:rPr>
          <w:rFonts w:hint="eastAsia" w:ascii="宋体" w:hAnsi="宋体" w:cs="宋体"/>
        </w:rPr>
        <w:t>【我的首营资料】</w:t>
      </w:r>
    </w:p>
    <w:p>
      <w:pPr>
        <w:spacing w:line="360" w:lineRule="auto"/>
        <w:rPr>
          <w:rFonts w:ascii="宋体" w:hAnsi="宋体" w:cs="宋体"/>
        </w:rPr>
      </w:pPr>
      <w:ins w:id="1239" w:author="~~~~~~~~~~~~" w:date="2017-12-19T17:42:00Z">
        <w:r>
          <w:rPr/>
          <w:drawing>
            <wp:inline distT="0" distB="0" distL="114300" distR="114300">
              <wp:extent cx="5270500" cy="1671320"/>
              <wp:effectExtent l="0" t="0" r="6350" b="508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51"/>
                      <a:stretch>
                        <a:fillRect/>
                      </a:stretch>
                    </pic:blipFill>
                    <pic:spPr>
                      <a:xfrm>
                        <a:off x="0" y="0"/>
                        <a:ext cx="5270500" cy="1671320"/>
                      </a:xfrm>
                      <a:prstGeom prst="rect">
                        <a:avLst/>
                      </a:prstGeom>
                      <a:noFill/>
                      <a:ln w="9525">
                        <a:noFill/>
                      </a:ln>
                    </pic:spPr>
                  </pic:pic>
                </a:graphicData>
              </a:graphic>
            </wp:inline>
          </w:drawing>
        </w:r>
      </w:ins>
    </w:p>
    <w:p>
      <w:pPr>
        <w:spacing w:line="360" w:lineRule="auto"/>
        <w:ind w:firstLine="210" w:firstLineChars="100"/>
        <w:rPr>
          <w:rFonts w:ascii="宋体" w:hAnsi="宋体" w:cs="宋体"/>
        </w:rPr>
      </w:pPr>
      <w:r>
        <w:rPr>
          <w:rFonts w:hint="eastAsia" w:ascii="宋体" w:hAnsi="宋体" w:cs="宋体"/>
        </w:rPr>
        <w:t>【厂商首营资料】</w:t>
      </w:r>
    </w:p>
    <w:p>
      <w:pPr>
        <w:spacing w:line="360" w:lineRule="auto"/>
        <w:ind w:firstLine="210" w:firstLineChars="100"/>
        <w:rPr>
          <w:rFonts w:ascii="宋体" w:hAnsi="宋体" w:cs="宋体"/>
        </w:rPr>
      </w:pPr>
    </w:p>
    <w:p>
      <w:pPr>
        <w:spacing w:line="360" w:lineRule="auto"/>
        <w:ind w:firstLine="210" w:firstLineChars="100"/>
        <w:rPr>
          <w:rFonts w:ascii="宋体" w:hAnsi="宋体" w:cs="宋体"/>
        </w:rPr>
      </w:pPr>
      <w:r>
        <w:rPr>
          <w:rFonts w:hint="eastAsia" w:ascii="宋体" w:hAnsi="宋体" w:cs="宋体"/>
        </w:rPr>
        <w:drawing>
          <wp:inline distT="0" distB="0" distL="114300" distR="114300">
            <wp:extent cx="5266690" cy="2161540"/>
            <wp:effectExtent l="0" t="0" r="10160" b="10160"/>
            <wp:docPr id="9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6"/>
                    <pic:cNvPicPr>
                      <a:picLocks noChangeAspect="1"/>
                    </pic:cNvPicPr>
                  </pic:nvPicPr>
                  <pic:blipFill>
                    <a:blip r:embed="rId52"/>
                    <a:stretch>
                      <a:fillRect/>
                    </a:stretch>
                  </pic:blipFill>
                  <pic:spPr>
                    <a:xfrm>
                      <a:off x="0" y="0"/>
                      <a:ext cx="5266690" cy="2161540"/>
                    </a:xfrm>
                    <a:prstGeom prst="rect">
                      <a:avLst/>
                    </a:prstGeom>
                    <a:noFill/>
                    <a:ln w="9525">
                      <a:noFill/>
                    </a:ln>
                  </pic:spPr>
                </pic:pic>
              </a:graphicData>
            </a:graphic>
          </wp:inline>
        </w:drawing>
      </w:r>
    </w:p>
    <w:p>
      <w:pPr>
        <w:spacing w:line="360" w:lineRule="auto"/>
        <w:ind w:firstLine="210" w:firstLineChars="100"/>
        <w:rPr>
          <w:rFonts w:ascii="宋体" w:hAnsi="宋体" w:cs="宋体"/>
        </w:rPr>
      </w:pPr>
      <w:ins w:id="1241" w:author="~~~~~~~~~~~~" w:date="2017-12-19T17:48:00Z">
        <w:r>
          <w:rPr/>
          <w:drawing>
            <wp:inline distT="0" distB="0" distL="114300" distR="114300">
              <wp:extent cx="5267960" cy="3803650"/>
              <wp:effectExtent l="0" t="0" r="8890" b="635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53"/>
                      <a:stretch>
                        <a:fillRect/>
                      </a:stretch>
                    </pic:blipFill>
                    <pic:spPr>
                      <a:xfrm>
                        <a:off x="0" y="0"/>
                        <a:ext cx="5267960" cy="3803650"/>
                      </a:xfrm>
                      <a:prstGeom prst="rect">
                        <a:avLst/>
                      </a:prstGeom>
                      <a:noFill/>
                      <a:ln w="9525">
                        <a:noFill/>
                      </a:ln>
                    </pic:spPr>
                  </pic:pic>
                </a:graphicData>
              </a:graphic>
            </wp:inline>
          </w:drawing>
        </w:r>
      </w:ins>
    </w:p>
    <w:p>
      <w:pPr>
        <w:pStyle w:val="5"/>
        <w:rPr>
          <w:rFonts w:hAnsi="宋体" w:cs="宋体"/>
        </w:rPr>
      </w:pPr>
      <w:bookmarkStart w:id="124" w:name="_Toc4406"/>
      <w:bookmarkStart w:id="125" w:name="_Toc11391"/>
      <w:bookmarkStart w:id="126" w:name="_Toc19422"/>
      <w:r>
        <w:rPr>
          <w:rFonts w:hint="eastAsia" w:hAnsi="宋体" w:cs="宋体"/>
        </w:rPr>
        <w:t>合同管理</w:t>
      </w:r>
      <w:bookmarkEnd w:id="124"/>
      <w:bookmarkEnd w:id="125"/>
      <w:bookmarkEnd w:id="126"/>
    </w:p>
    <w:p>
      <w:pPr>
        <w:pStyle w:val="3"/>
        <w:spacing w:before="156" w:after="156"/>
        <w:rPr>
          <w:ins w:id="1243" w:author="~~~~~~~~~~~~ [2]" w:date="2017-12-21T14:38:41Z"/>
          <w:rFonts w:hint="eastAsia" w:ascii="宋体" w:hAnsi="宋体" w:cs="宋体"/>
        </w:rPr>
      </w:pPr>
      <w:r>
        <w:rPr>
          <w:rFonts w:hint="eastAsia" w:ascii="宋体" w:hAnsi="宋体" w:cs="宋体"/>
        </w:rPr>
        <w:t>查看与厂商签订的合同信息。合同主要表明了商品价格、合同有效期、附件。</w:t>
      </w:r>
    </w:p>
    <w:p>
      <w:pPr>
        <w:pStyle w:val="3"/>
        <w:spacing w:before="157" w:after="157" w:line="240" w:lineRule="auto"/>
        <w:rPr>
          <w:rFonts w:ascii="宋体" w:hAnsi="宋体" w:cs="宋体"/>
        </w:rPr>
      </w:pPr>
      <w:ins w:id="1244" w:author="~~~~~~~~~~~~ [2]" w:date="2017-12-21T14:39:03Z">
        <w:r>
          <w:rPr/>
          <w:drawing>
            <wp:inline distT="0" distB="0" distL="114300" distR="114300">
              <wp:extent cx="5273675" cy="2705100"/>
              <wp:effectExtent l="0" t="0" r="3175" b="0"/>
              <wp:docPr id="13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51"/>
                      <pic:cNvPicPr>
                        <a:picLocks noChangeAspect="1"/>
                      </pic:cNvPicPr>
                    </pic:nvPicPr>
                    <pic:blipFill>
                      <a:blip r:embed="rId54"/>
                      <a:stretch>
                        <a:fillRect/>
                      </a:stretch>
                    </pic:blipFill>
                    <pic:spPr>
                      <a:xfrm>
                        <a:off x="0" y="0"/>
                        <a:ext cx="5273675" cy="2705100"/>
                      </a:xfrm>
                      <a:prstGeom prst="rect">
                        <a:avLst/>
                      </a:prstGeom>
                      <a:noFill/>
                      <a:ln w="9525">
                        <a:noFill/>
                      </a:ln>
                    </pic:spPr>
                  </pic:pic>
                </a:graphicData>
              </a:graphic>
            </wp:inline>
          </w:drawing>
        </w:r>
      </w:ins>
    </w:p>
    <w:p>
      <w:pPr>
        <w:pStyle w:val="5"/>
        <w:rPr>
          <w:rFonts w:hAnsi="宋体" w:cs="宋体"/>
        </w:rPr>
      </w:pPr>
      <w:bookmarkStart w:id="127" w:name="_Toc26594"/>
      <w:bookmarkStart w:id="128" w:name="_Toc28095"/>
      <w:bookmarkStart w:id="129" w:name="_Toc27324"/>
      <w:r>
        <w:rPr>
          <w:rFonts w:hint="eastAsia" w:hAnsi="宋体" w:cs="宋体"/>
        </w:rPr>
        <w:t>订单</w:t>
      </w:r>
      <w:bookmarkEnd w:id="127"/>
      <w:bookmarkEnd w:id="128"/>
      <w:bookmarkEnd w:id="129"/>
    </w:p>
    <w:p>
      <w:pPr>
        <w:pStyle w:val="3"/>
        <w:spacing w:before="156" w:after="156"/>
        <w:rPr>
          <w:rFonts w:ascii="宋体" w:hAnsi="宋体" w:cs="宋体"/>
        </w:rPr>
      </w:pPr>
      <w:r>
        <w:rPr>
          <w:rFonts w:hint="eastAsia" w:ascii="宋体" w:hAnsi="宋体" w:cs="宋体"/>
        </w:rPr>
        <w:t>代理商进行订单管理，可以下单、收货、付款、物流跟踪等功能。</w:t>
      </w:r>
    </w:p>
    <w:p>
      <w:pPr>
        <w:pStyle w:val="3"/>
        <w:spacing w:before="156" w:after="156"/>
        <w:rPr>
          <w:rFonts w:ascii="宋体" w:hAnsi="宋体" w:cs="宋体"/>
        </w:rPr>
      </w:pPr>
      <w:r>
        <w:rPr>
          <w:rFonts w:hint="eastAsia" w:ascii="宋体" w:hAnsi="宋体" w:cs="宋体"/>
        </w:rPr>
        <w:t>【订单列表】可以根据厂商、状态等进行筛选</w:t>
      </w:r>
    </w:p>
    <w:p>
      <w:pPr>
        <w:pStyle w:val="3"/>
        <w:spacing w:before="157" w:after="157" w:line="240" w:lineRule="auto"/>
        <w:rPr>
          <w:rFonts w:ascii="宋体" w:hAnsi="宋体" w:cs="宋体"/>
        </w:rPr>
      </w:pPr>
      <w:r>
        <w:rPr>
          <w:rFonts w:hint="eastAsia" w:ascii="宋体" w:hAnsi="宋体" w:cs="宋体"/>
        </w:rPr>
        <w:drawing>
          <wp:inline distT="0" distB="0" distL="114300" distR="114300">
            <wp:extent cx="5269865" cy="2313305"/>
            <wp:effectExtent l="0" t="0" r="6985" b="10795"/>
            <wp:docPr id="97"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8"/>
                    <pic:cNvPicPr>
                      <a:picLocks noChangeAspect="1"/>
                    </pic:cNvPicPr>
                  </pic:nvPicPr>
                  <pic:blipFill>
                    <a:blip r:embed="rId55"/>
                    <a:stretch>
                      <a:fillRect/>
                    </a:stretch>
                  </pic:blipFill>
                  <pic:spPr>
                    <a:xfrm>
                      <a:off x="0" y="0"/>
                      <a:ext cx="5269865" cy="2313305"/>
                    </a:xfrm>
                    <a:prstGeom prst="rect">
                      <a:avLst/>
                    </a:prstGeom>
                    <a:noFill/>
                    <a:ln w="9525">
                      <a:noFill/>
                    </a:ln>
                  </pic:spPr>
                </pic:pic>
              </a:graphicData>
            </a:graphic>
          </wp:inline>
        </w:drawing>
      </w:r>
      <w:r>
        <w:rPr>
          <w:rFonts w:hint="eastAsia" w:ascii="宋体" w:hAnsi="宋体" w:cs="宋体"/>
        </w:rPr>
        <w:t>【下单】：选择厂商进行下单操作</w:t>
      </w:r>
    </w:p>
    <w:p>
      <w:pPr>
        <w:spacing w:line="360" w:lineRule="auto"/>
        <w:ind w:firstLine="210" w:firstLineChars="100"/>
        <w:rPr>
          <w:rFonts w:ascii="宋体" w:hAnsi="宋体" w:cs="宋体"/>
        </w:rPr>
      </w:pPr>
      <w:r>
        <w:rPr>
          <w:rFonts w:hint="eastAsia" w:ascii="宋体" w:hAnsi="宋体" w:cs="宋体"/>
        </w:rPr>
        <w:drawing>
          <wp:inline distT="0" distB="0" distL="114300" distR="114300">
            <wp:extent cx="5268595" cy="2175510"/>
            <wp:effectExtent l="0" t="0" r="8255" b="15240"/>
            <wp:docPr id="9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9"/>
                    <pic:cNvPicPr>
                      <a:picLocks noChangeAspect="1"/>
                    </pic:cNvPicPr>
                  </pic:nvPicPr>
                  <pic:blipFill>
                    <a:blip r:embed="rId56"/>
                    <a:stretch>
                      <a:fillRect/>
                    </a:stretch>
                  </pic:blipFill>
                  <pic:spPr>
                    <a:xfrm>
                      <a:off x="0" y="0"/>
                      <a:ext cx="5268595" cy="2175510"/>
                    </a:xfrm>
                    <a:prstGeom prst="rect">
                      <a:avLst/>
                    </a:prstGeom>
                    <a:noFill/>
                    <a:ln w="9525">
                      <a:noFill/>
                    </a:ln>
                  </pic:spPr>
                </pic:pic>
              </a:graphicData>
            </a:graphic>
          </wp:inline>
        </w:drawing>
      </w:r>
    </w:p>
    <w:p>
      <w:pPr>
        <w:spacing w:line="360" w:lineRule="auto"/>
        <w:ind w:firstLine="210" w:firstLineChars="100"/>
        <w:rPr>
          <w:rFonts w:ascii="宋体" w:hAnsi="宋体" w:cs="宋体"/>
        </w:rPr>
      </w:pPr>
      <w:r>
        <w:rPr>
          <w:rFonts w:hint="eastAsia" w:ascii="宋体" w:hAnsi="宋体" w:cs="宋体"/>
        </w:rPr>
        <w:t>【确认收货】确认收货时可以录入商品的有效期、批号。</w:t>
      </w:r>
    </w:p>
    <w:p>
      <w:pPr>
        <w:spacing w:line="360" w:lineRule="auto"/>
        <w:ind w:firstLine="210" w:firstLineChars="100"/>
        <w:rPr>
          <w:rFonts w:ascii="宋体" w:hAnsi="宋体" w:cs="宋体"/>
        </w:rPr>
      </w:pPr>
      <w:r>
        <w:rPr>
          <w:rFonts w:hint="eastAsia" w:ascii="宋体" w:hAnsi="宋体" w:cs="宋体"/>
        </w:rPr>
        <w:drawing>
          <wp:inline distT="0" distB="0" distL="114300" distR="114300">
            <wp:extent cx="5264785" cy="1840230"/>
            <wp:effectExtent l="0" t="0" r="12065" b="7620"/>
            <wp:docPr id="99"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50"/>
                    <pic:cNvPicPr>
                      <a:picLocks noChangeAspect="1"/>
                    </pic:cNvPicPr>
                  </pic:nvPicPr>
                  <pic:blipFill>
                    <a:blip r:embed="rId57"/>
                    <a:stretch>
                      <a:fillRect/>
                    </a:stretch>
                  </pic:blipFill>
                  <pic:spPr>
                    <a:xfrm>
                      <a:off x="0" y="0"/>
                      <a:ext cx="5264785" cy="1840230"/>
                    </a:xfrm>
                    <a:prstGeom prst="rect">
                      <a:avLst/>
                    </a:prstGeom>
                    <a:noFill/>
                    <a:ln w="9525">
                      <a:noFill/>
                    </a:ln>
                  </pic:spPr>
                </pic:pic>
              </a:graphicData>
            </a:graphic>
          </wp:inline>
        </w:drawing>
      </w:r>
    </w:p>
    <w:p>
      <w:pPr>
        <w:spacing w:line="360" w:lineRule="auto"/>
        <w:ind w:firstLine="210" w:firstLineChars="100"/>
        <w:rPr>
          <w:rFonts w:ascii="宋体" w:hAnsi="宋体" w:cs="宋体"/>
        </w:rPr>
      </w:pPr>
      <w:r>
        <w:rPr>
          <w:rFonts w:hint="eastAsia" w:ascii="宋体" w:hAnsi="宋体" w:cs="宋体"/>
        </w:rPr>
        <w:t>【付款】可以在线支付，也可以线下支付，线下支付需要厂商审核才生效。</w:t>
      </w:r>
    </w:p>
    <w:p>
      <w:pPr>
        <w:spacing w:line="360" w:lineRule="auto"/>
        <w:ind w:firstLine="210" w:firstLineChars="100"/>
        <w:rPr>
          <w:rFonts w:ascii="宋体" w:hAnsi="宋体" w:cs="宋体"/>
        </w:rPr>
      </w:pPr>
      <w:r>
        <w:rPr>
          <w:rFonts w:hint="eastAsia" w:ascii="宋体" w:hAnsi="宋体" w:cs="宋体"/>
        </w:rPr>
        <w:t>【线下支付界面】</w:t>
      </w:r>
    </w:p>
    <w:p>
      <w:pPr>
        <w:spacing w:line="360" w:lineRule="auto"/>
        <w:ind w:firstLine="210" w:firstLineChars="100"/>
        <w:rPr>
          <w:rFonts w:ascii="宋体" w:hAnsi="宋体" w:cs="宋体"/>
        </w:rPr>
      </w:pPr>
      <w:r>
        <w:rPr>
          <w:rFonts w:hint="eastAsia" w:ascii="宋体" w:hAnsi="宋体" w:cs="宋体"/>
        </w:rPr>
        <w:drawing>
          <wp:inline distT="0" distB="0" distL="114300" distR="114300">
            <wp:extent cx="5266690" cy="2430145"/>
            <wp:effectExtent l="0" t="0" r="10160" b="8255"/>
            <wp:docPr id="100"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51"/>
                    <pic:cNvPicPr>
                      <a:picLocks noChangeAspect="1"/>
                    </pic:cNvPicPr>
                  </pic:nvPicPr>
                  <pic:blipFill>
                    <a:blip r:embed="rId58"/>
                    <a:stretch>
                      <a:fillRect/>
                    </a:stretch>
                  </pic:blipFill>
                  <pic:spPr>
                    <a:xfrm>
                      <a:off x="0" y="0"/>
                      <a:ext cx="5266690" cy="2430145"/>
                    </a:xfrm>
                    <a:prstGeom prst="rect">
                      <a:avLst/>
                    </a:prstGeom>
                    <a:noFill/>
                    <a:ln w="9525">
                      <a:noFill/>
                    </a:ln>
                  </pic:spPr>
                </pic:pic>
              </a:graphicData>
            </a:graphic>
          </wp:inline>
        </w:drawing>
      </w:r>
    </w:p>
    <w:p>
      <w:pPr>
        <w:spacing w:line="360" w:lineRule="auto"/>
        <w:ind w:firstLine="210" w:firstLineChars="100"/>
        <w:rPr>
          <w:rFonts w:ascii="宋体" w:hAnsi="宋体" w:cs="宋体"/>
        </w:rPr>
      </w:pPr>
      <w:r>
        <w:rPr>
          <w:rFonts w:hint="eastAsia" w:ascii="宋体" w:hAnsi="宋体" w:cs="宋体"/>
        </w:rPr>
        <w:t>【在线支付界面】</w:t>
      </w:r>
    </w:p>
    <w:p>
      <w:pPr>
        <w:spacing w:line="360" w:lineRule="auto"/>
        <w:ind w:firstLine="210" w:firstLineChars="100"/>
        <w:rPr>
          <w:rFonts w:ascii="宋体" w:hAnsi="宋体" w:cs="宋体"/>
        </w:rPr>
      </w:pPr>
      <w:r>
        <w:rPr>
          <w:rFonts w:hint="eastAsia" w:ascii="宋体" w:hAnsi="宋体" w:cs="宋体"/>
        </w:rPr>
        <w:drawing>
          <wp:inline distT="0" distB="0" distL="114300" distR="114300">
            <wp:extent cx="5266690" cy="2355850"/>
            <wp:effectExtent l="0" t="0" r="10160" b="6350"/>
            <wp:docPr id="10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3"/>
                    <pic:cNvPicPr>
                      <a:picLocks noChangeAspect="1"/>
                    </pic:cNvPicPr>
                  </pic:nvPicPr>
                  <pic:blipFill>
                    <a:blip r:embed="rId59"/>
                    <a:stretch>
                      <a:fillRect/>
                    </a:stretch>
                  </pic:blipFill>
                  <pic:spPr>
                    <a:xfrm>
                      <a:off x="0" y="0"/>
                      <a:ext cx="5266690" cy="2355850"/>
                    </a:xfrm>
                    <a:prstGeom prst="rect">
                      <a:avLst/>
                    </a:prstGeom>
                    <a:noFill/>
                    <a:ln w="9525">
                      <a:noFill/>
                    </a:ln>
                  </pic:spPr>
                </pic:pic>
              </a:graphicData>
            </a:graphic>
          </wp:inline>
        </w:drawing>
      </w:r>
    </w:p>
    <w:p>
      <w:pPr>
        <w:pStyle w:val="5"/>
        <w:rPr>
          <w:rFonts w:hAnsi="宋体" w:cs="宋体"/>
        </w:rPr>
      </w:pPr>
      <w:bookmarkStart w:id="130" w:name="_Toc24736"/>
      <w:bookmarkStart w:id="131" w:name="_Toc28233"/>
      <w:bookmarkStart w:id="132" w:name="_Toc21313"/>
      <w:r>
        <w:rPr>
          <w:rFonts w:hint="eastAsia" w:hAnsi="宋体" w:cs="宋体"/>
        </w:rPr>
        <w:t>库存管理</w:t>
      </w:r>
      <w:bookmarkEnd w:id="130"/>
      <w:bookmarkEnd w:id="131"/>
      <w:bookmarkEnd w:id="132"/>
    </w:p>
    <w:p>
      <w:pPr>
        <w:pStyle w:val="6"/>
        <w:rPr>
          <w:rFonts w:hAnsi="宋体" w:cs="宋体"/>
        </w:rPr>
      </w:pPr>
      <w:bookmarkStart w:id="133" w:name="_Toc31504"/>
      <w:bookmarkStart w:id="134" w:name="_Toc318"/>
      <w:bookmarkStart w:id="135" w:name="_Toc30403"/>
      <w:r>
        <w:rPr>
          <w:rFonts w:hint="eastAsia" w:hAnsi="宋体" w:cs="宋体"/>
        </w:rPr>
        <w:t>入库单</w:t>
      </w:r>
      <w:bookmarkEnd w:id="133"/>
      <w:bookmarkEnd w:id="134"/>
      <w:bookmarkEnd w:id="135"/>
    </w:p>
    <w:p>
      <w:pPr>
        <w:pStyle w:val="3"/>
        <w:spacing w:before="156" w:after="156"/>
        <w:rPr>
          <w:rFonts w:ascii="宋体" w:hAnsi="宋体" w:cs="宋体"/>
        </w:rPr>
      </w:pPr>
      <w:r>
        <w:rPr>
          <w:rFonts w:hint="eastAsia" w:ascii="宋体" w:hAnsi="宋体" w:cs="宋体"/>
        </w:rPr>
        <w:t>入库单分为：采购入库和其他入库</w:t>
      </w:r>
    </w:p>
    <w:p>
      <w:pPr>
        <w:pStyle w:val="3"/>
        <w:spacing w:before="156" w:after="156"/>
        <w:rPr>
          <w:rFonts w:ascii="宋体" w:hAnsi="宋体" w:cs="宋体"/>
        </w:rPr>
      </w:pPr>
      <w:r>
        <w:rPr>
          <w:rFonts w:hint="eastAsia" w:ascii="宋体" w:hAnsi="宋体" w:cs="宋体"/>
        </w:rPr>
        <w:t>【采购入库】根据到货单批量入库</w:t>
      </w:r>
    </w:p>
    <w:p>
      <w:pPr>
        <w:pStyle w:val="3"/>
        <w:spacing w:before="157" w:after="157" w:line="240" w:lineRule="auto"/>
        <w:rPr>
          <w:rFonts w:ascii="宋体" w:hAnsi="宋体" w:cs="宋体"/>
        </w:rPr>
      </w:pPr>
      <w:r>
        <w:rPr>
          <w:rFonts w:hint="eastAsia" w:ascii="宋体" w:hAnsi="宋体" w:cs="宋体"/>
        </w:rPr>
        <w:drawing>
          <wp:inline distT="0" distB="0" distL="114300" distR="114300">
            <wp:extent cx="5274310" cy="1818640"/>
            <wp:effectExtent l="0" t="0" r="2540" b="10160"/>
            <wp:docPr id="10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54"/>
                    <pic:cNvPicPr>
                      <a:picLocks noChangeAspect="1"/>
                    </pic:cNvPicPr>
                  </pic:nvPicPr>
                  <pic:blipFill>
                    <a:blip r:embed="rId60"/>
                    <a:stretch>
                      <a:fillRect/>
                    </a:stretch>
                  </pic:blipFill>
                  <pic:spPr>
                    <a:xfrm>
                      <a:off x="0" y="0"/>
                      <a:ext cx="5274310" cy="1818640"/>
                    </a:xfrm>
                    <a:prstGeom prst="rect">
                      <a:avLst/>
                    </a:prstGeom>
                    <a:noFill/>
                    <a:ln w="9525">
                      <a:noFill/>
                    </a:ln>
                  </pic:spPr>
                </pic:pic>
              </a:graphicData>
            </a:graphic>
          </wp:inline>
        </w:drawing>
      </w:r>
      <w:r>
        <w:rPr>
          <w:rFonts w:hint="eastAsia" w:ascii="宋体" w:hAnsi="宋体" w:cs="宋体"/>
        </w:rPr>
        <w:t>【生单】参照到货单一键入库</w:t>
      </w:r>
    </w:p>
    <w:p>
      <w:pPr>
        <w:spacing w:line="360" w:lineRule="auto"/>
        <w:ind w:firstLine="210" w:firstLineChars="100"/>
        <w:rPr>
          <w:rFonts w:ascii="宋体" w:hAnsi="宋体" w:cs="宋体"/>
        </w:rPr>
      </w:pPr>
      <w:r>
        <w:rPr>
          <w:rFonts w:hint="eastAsia" w:ascii="宋体" w:hAnsi="宋体" w:cs="宋体"/>
        </w:rPr>
        <w:drawing>
          <wp:inline distT="0" distB="0" distL="114300" distR="114300">
            <wp:extent cx="5269865" cy="1404620"/>
            <wp:effectExtent l="0" t="0" r="6985" b="5080"/>
            <wp:docPr id="10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55"/>
                    <pic:cNvPicPr>
                      <a:picLocks noChangeAspect="1"/>
                    </pic:cNvPicPr>
                  </pic:nvPicPr>
                  <pic:blipFill>
                    <a:blip r:embed="rId61"/>
                    <a:stretch>
                      <a:fillRect/>
                    </a:stretch>
                  </pic:blipFill>
                  <pic:spPr>
                    <a:xfrm>
                      <a:off x="0" y="0"/>
                      <a:ext cx="5269865" cy="1404620"/>
                    </a:xfrm>
                    <a:prstGeom prst="rect">
                      <a:avLst/>
                    </a:prstGeom>
                    <a:noFill/>
                    <a:ln w="9525">
                      <a:noFill/>
                    </a:ln>
                  </pic:spPr>
                </pic:pic>
              </a:graphicData>
            </a:graphic>
          </wp:inline>
        </w:drawing>
      </w:r>
    </w:p>
    <w:p>
      <w:pPr>
        <w:spacing w:line="360" w:lineRule="auto"/>
        <w:ind w:firstLine="210" w:firstLineChars="100"/>
        <w:rPr>
          <w:rFonts w:ascii="宋体" w:hAnsi="宋体" w:cs="宋体"/>
        </w:rPr>
      </w:pPr>
      <w:r>
        <w:rPr>
          <w:rFonts w:hint="eastAsia" w:ascii="宋体" w:hAnsi="宋体" w:cs="宋体"/>
        </w:rPr>
        <w:t>【其他入库】</w:t>
      </w:r>
    </w:p>
    <w:p>
      <w:pPr>
        <w:spacing w:line="360" w:lineRule="auto"/>
        <w:ind w:firstLine="210" w:firstLineChars="100"/>
        <w:rPr>
          <w:rFonts w:ascii="宋体" w:hAnsi="宋体" w:cs="宋体"/>
        </w:rPr>
      </w:pPr>
      <w:r>
        <w:rPr>
          <w:rFonts w:hint="eastAsia" w:ascii="宋体" w:hAnsi="宋体" w:cs="宋体"/>
        </w:rPr>
        <w:t>代理商对非该平台采购的产品，可手工录入库存信息。</w:t>
      </w:r>
    </w:p>
    <w:p>
      <w:pPr>
        <w:pStyle w:val="6"/>
        <w:rPr>
          <w:rFonts w:hAnsi="宋体" w:cs="宋体"/>
        </w:rPr>
      </w:pPr>
      <w:bookmarkStart w:id="136" w:name="_Toc27891"/>
      <w:bookmarkStart w:id="137" w:name="_Toc9812"/>
      <w:bookmarkStart w:id="138" w:name="_Toc12224"/>
      <w:r>
        <w:rPr>
          <w:rFonts w:hint="eastAsia" w:hAnsi="宋体" w:cs="宋体"/>
        </w:rPr>
        <w:t>销售出库单</w:t>
      </w:r>
      <w:bookmarkEnd w:id="136"/>
      <w:bookmarkEnd w:id="137"/>
      <w:bookmarkEnd w:id="138"/>
    </w:p>
    <w:p>
      <w:pPr>
        <w:spacing w:line="360" w:lineRule="auto"/>
        <w:ind w:firstLine="210" w:firstLineChars="100"/>
        <w:rPr>
          <w:rFonts w:ascii="宋体" w:hAnsi="宋体" w:cs="宋体"/>
        </w:rPr>
      </w:pPr>
      <w:r>
        <w:rPr>
          <w:rFonts w:hint="eastAsia" w:ascii="宋体" w:hAnsi="宋体" w:cs="宋体"/>
        </w:rPr>
        <w:t>销售出库单为代理商录入界面，录入卖给医院的订单信息。</w:t>
      </w:r>
    </w:p>
    <w:p>
      <w:pPr>
        <w:spacing w:line="360" w:lineRule="auto"/>
        <w:ind w:firstLine="210" w:firstLineChars="100"/>
        <w:rPr>
          <w:rFonts w:ascii="宋体" w:hAnsi="宋体" w:cs="宋体"/>
        </w:rPr>
      </w:pPr>
      <w:r>
        <w:rPr>
          <w:rFonts w:hint="eastAsia" w:ascii="宋体" w:hAnsi="宋体" w:cs="宋体"/>
        </w:rPr>
        <w:t>主要包括：医院、账期、到款日期、商品、批次、有效期、数量、价格、交货日期、开票信息、物料等信息。</w:t>
      </w:r>
    </w:p>
    <w:p>
      <w:pPr>
        <w:spacing w:line="360" w:lineRule="auto"/>
        <w:ind w:firstLine="210" w:firstLineChars="100"/>
        <w:rPr>
          <w:rFonts w:ascii="宋体" w:hAnsi="宋体" w:cs="宋体"/>
        </w:rPr>
      </w:pPr>
      <w:r>
        <w:rPr>
          <w:rFonts w:hint="eastAsia" w:ascii="宋体" w:hAnsi="宋体" w:cs="宋体"/>
        </w:rPr>
        <w:drawing>
          <wp:inline distT="0" distB="0" distL="114300" distR="114300">
            <wp:extent cx="5271770" cy="2661285"/>
            <wp:effectExtent l="0" t="0" r="5080" b="5715"/>
            <wp:docPr id="10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58"/>
                    <pic:cNvPicPr>
                      <a:picLocks noChangeAspect="1"/>
                    </pic:cNvPicPr>
                  </pic:nvPicPr>
                  <pic:blipFill>
                    <a:blip r:embed="rId62"/>
                    <a:stretch>
                      <a:fillRect/>
                    </a:stretch>
                  </pic:blipFill>
                  <pic:spPr>
                    <a:xfrm>
                      <a:off x="0" y="0"/>
                      <a:ext cx="5271770" cy="2661285"/>
                    </a:xfrm>
                    <a:prstGeom prst="rect">
                      <a:avLst/>
                    </a:prstGeom>
                    <a:noFill/>
                    <a:ln w="9525">
                      <a:noFill/>
                    </a:ln>
                  </pic:spPr>
                </pic:pic>
              </a:graphicData>
            </a:graphic>
          </wp:inline>
        </w:drawing>
      </w:r>
    </w:p>
    <w:p>
      <w:pPr>
        <w:spacing w:line="360" w:lineRule="auto"/>
        <w:ind w:firstLine="210" w:firstLineChars="100"/>
        <w:rPr>
          <w:rFonts w:ascii="宋体" w:hAnsi="宋体" w:cs="宋体"/>
        </w:rPr>
      </w:pPr>
      <w:r>
        <w:rPr>
          <w:rFonts w:hint="eastAsia" w:ascii="宋体" w:hAnsi="宋体" w:cs="宋体"/>
        </w:rPr>
        <w:t>【保存】出库单保存时需要校验可用，保存后商品可用量锁定</w:t>
      </w:r>
    </w:p>
    <w:p>
      <w:pPr>
        <w:spacing w:line="360" w:lineRule="auto"/>
        <w:ind w:firstLine="210" w:firstLineChars="100"/>
        <w:rPr>
          <w:rFonts w:ascii="宋体" w:hAnsi="宋体" w:cs="宋体"/>
        </w:rPr>
      </w:pPr>
      <w:r>
        <w:rPr>
          <w:rFonts w:hint="eastAsia" w:ascii="宋体" w:hAnsi="宋体" w:cs="宋体"/>
        </w:rPr>
        <w:t>【审核】审核后生效，并扣减相应库存</w:t>
      </w:r>
    </w:p>
    <w:p>
      <w:pPr>
        <w:pStyle w:val="6"/>
        <w:rPr>
          <w:rFonts w:hAnsi="宋体" w:cs="宋体"/>
        </w:rPr>
      </w:pPr>
      <w:bookmarkStart w:id="139" w:name="_Toc9764"/>
      <w:bookmarkStart w:id="140" w:name="_Toc2592"/>
      <w:bookmarkStart w:id="141" w:name="_Toc10800"/>
      <w:r>
        <w:rPr>
          <w:rFonts w:hint="eastAsia" w:hAnsi="宋体" w:cs="宋体"/>
        </w:rPr>
        <w:t>商品库存</w:t>
      </w:r>
      <w:bookmarkEnd w:id="139"/>
      <w:bookmarkEnd w:id="140"/>
      <w:bookmarkEnd w:id="141"/>
    </w:p>
    <w:p>
      <w:pPr>
        <w:pStyle w:val="3"/>
        <w:spacing w:before="157" w:after="157" w:line="240" w:lineRule="auto"/>
        <w:rPr>
          <w:ins w:id="1246" w:author="~~~~~~~~~~~~ [2]" w:date="2017-12-21T17:24:50Z"/>
          <w:rFonts w:hint="eastAsia" w:ascii="宋体" w:hAnsi="宋体" w:cs="宋体"/>
        </w:rPr>
      </w:pPr>
      <w:r>
        <w:rPr>
          <w:rFonts w:hint="eastAsia" w:ascii="宋体" w:hAnsi="宋体" w:cs="宋体"/>
        </w:rPr>
        <w:t>管理商品库存信息。</w:t>
      </w:r>
    </w:p>
    <w:p>
      <w:pPr>
        <w:pStyle w:val="3"/>
        <w:spacing w:before="157" w:after="157" w:line="240" w:lineRule="auto"/>
        <w:rPr>
          <w:rFonts w:ascii="宋体" w:hAnsi="宋体" w:cs="宋体"/>
        </w:rPr>
      </w:pPr>
      <w:r>
        <w:rPr>
          <w:rFonts w:hint="eastAsia" w:ascii="宋体" w:hAnsi="宋体" w:cs="宋体"/>
        </w:rPr>
        <w:drawing>
          <wp:inline distT="0" distB="0" distL="114300" distR="114300">
            <wp:extent cx="5271135" cy="1698625"/>
            <wp:effectExtent l="0" t="0" r="5715" b="15875"/>
            <wp:docPr id="112"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63"/>
                    <pic:cNvPicPr>
                      <a:picLocks noChangeAspect="1"/>
                    </pic:cNvPicPr>
                  </pic:nvPicPr>
                  <pic:blipFill>
                    <a:blip r:embed="rId63"/>
                    <a:stretch>
                      <a:fillRect/>
                    </a:stretch>
                  </pic:blipFill>
                  <pic:spPr>
                    <a:xfrm>
                      <a:off x="0" y="0"/>
                      <a:ext cx="5271135" cy="1698625"/>
                    </a:xfrm>
                    <a:prstGeom prst="rect">
                      <a:avLst/>
                    </a:prstGeom>
                    <a:noFill/>
                    <a:ln w="9525">
                      <a:noFill/>
                    </a:ln>
                  </pic:spPr>
                </pic:pic>
              </a:graphicData>
            </a:graphic>
          </wp:inline>
        </w:drawing>
      </w:r>
    </w:p>
    <w:p>
      <w:pPr>
        <w:pStyle w:val="5"/>
        <w:rPr>
          <w:rFonts w:hAnsi="宋体" w:cs="宋体"/>
        </w:rPr>
      </w:pPr>
      <w:bookmarkStart w:id="142" w:name="_Toc5811"/>
      <w:bookmarkStart w:id="143" w:name="_Toc24261"/>
      <w:bookmarkStart w:id="144" w:name="_Toc23260"/>
      <w:r>
        <w:rPr>
          <w:rFonts w:hint="eastAsia" w:hAnsi="宋体" w:cs="宋体"/>
        </w:rPr>
        <w:t>收款单</w:t>
      </w:r>
      <w:bookmarkEnd w:id="142"/>
      <w:bookmarkEnd w:id="143"/>
      <w:bookmarkEnd w:id="144"/>
    </w:p>
    <w:p>
      <w:pPr>
        <w:pStyle w:val="3"/>
        <w:spacing w:before="156" w:after="156"/>
        <w:rPr>
          <w:rFonts w:ascii="宋体" w:hAnsi="宋体" w:cs="宋体"/>
        </w:rPr>
      </w:pPr>
      <w:ins w:id="1247" w:author="~~~~~~~~~~~~ [2]" w:date="2017-12-21T16:10:24Z">
        <w:r>
          <w:rPr>
            <w:rFonts w:hint="eastAsia" w:ascii="宋体" w:hAnsi="宋体" w:cs="宋体"/>
            <w:lang w:eastAsia="zh-CN"/>
          </w:rPr>
          <w:t>代理商</w:t>
        </w:r>
      </w:ins>
      <w:r>
        <w:rPr>
          <w:rFonts w:hint="eastAsia" w:ascii="宋体" w:hAnsi="宋体" w:cs="宋体"/>
        </w:rPr>
        <w:t>根据医院回款，录入实际的回款信息。可以根据销售出库单生成对应收款单。</w:t>
      </w:r>
    </w:p>
    <w:p>
      <w:pPr>
        <w:pStyle w:val="3"/>
        <w:spacing w:before="156" w:after="156"/>
        <w:rPr>
          <w:rFonts w:ascii="宋体" w:hAnsi="宋体" w:cs="宋体"/>
        </w:rPr>
      </w:pPr>
      <w:r>
        <w:rPr>
          <w:rFonts w:hint="eastAsia" w:ascii="宋体" w:hAnsi="宋体" w:cs="宋体"/>
        </w:rPr>
        <w:t>主要包括：医院、商品、批次、数量、回款金额等信息</w:t>
      </w:r>
    </w:p>
    <w:p>
      <w:pPr>
        <w:pStyle w:val="3"/>
        <w:spacing w:before="156" w:after="156"/>
        <w:rPr>
          <w:ins w:id="1248" w:author="~~~~~~~~~~~~ [2]" w:date="2017-12-21T16:11:45Z"/>
          <w:rFonts w:hint="eastAsia" w:ascii="宋体" w:hAnsi="宋体" w:cs="宋体"/>
        </w:rPr>
      </w:pPr>
      <w:r>
        <w:rPr>
          <w:rFonts w:hint="eastAsia" w:ascii="宋体" w:hAnsi="宋体" w:cs="宋体"/>
        </w:rPr>
        <w:t>【收款单信息界面】</w:t>
      </w:r>
    </w:p>
    <w:p>
      <w:pPr>
        <w:pStyle w:val="3"/>
        <w:spacing w:before="157" w:after="157" w:line="240" w:lineRule="auto"/>
        <w:rPr>
          <w:ins w:id="1250" w:author="~~~~~~~~~~~~ [2]" w:date="2017-12-21T16:11:47Z"/>
          <w:rFonts w:hint="eastAsia" w:ascii="宋体" w:hAnsi="宋体" w:cs="宋体"/>
        </w:rPr>
        <w:pPrChange w:id="1249" w:author="~~~~~~~~~~~~ [2]" w:date="2017-12-21T17:25:02Z">
          <w:pPr>
            <w:pStyle w:val="3"/>
            <w:spacing w:before="156" w:after="156"/>
          </w:pPr>
        </w:pPrChange>
      </w:pPr>
      <w:r>
        <w:rPr>
          <w:rFonts w:hint="eastAsia" w:ascii="宋体" w:hAnsi="宋体" w:cs="宋体"/>
        </w:rPr>
        <w:drawing>
          <wp:inline distT="0" distB="0" distL="114300" distR="114300">
            <wp:extent cx="5267325" cy="2574290"/>
            <wp:effectExtent l="0" t="0" r="9525" b="16510"/>
            <wp:docPr id="11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1"/>
                    <pic:cNvPicPr>
                      <a:picLocks noChangeAspect="1"/>
                    </pic:cNvPicPr>
                  </pic:nvPicPr>
                  <pic:blipFill>
                    <a:blip r:embed="rId64"/>
                    <a:stretch>
                      <a:fillRect/>
                    </a:stretch>
                  </pic:blipFill>
                  <pic:spPr>
                    <a:xfrm>
                      <a:off x="0" y="0"/>
                      <a:ext cx="5267325" cy="2574290"/>
                    </a:xfrm>
                    <a:prstGeom prst="rect">
                      <a:avLst/>
                    </a:prstGeom>
                    <a:noFill/>
                    <a:ln w="9525">
                      <a:noFill/>
                    </a:ln>
                  </pic:spPr>
                </pic:pic>
              </a:graphicData>
            </a:graphic>
          </wp:inline>
        </w:drawing>
      </w:r>
    </w:p>
    <w:p>
      <w:pPr>
        <w:pStyle w:val="3"/>
        <w:spacing w:before="156" w:after="156"/>
        <w:rPr>
          <w:ins w:id="1251" w:author="~~~~~~~~~~~~ [2]" w:date="2017-12-21T16:13:10Z"/>
          <w:rFonts w:hint="eastAsia" w:ascii="宋体" w:hAnsi="宋体" w:cs="宋体"/>
        </w:rPr>
      </w:pPr>
      <w:r>
        <w:rPr>
          <w:rFonts w:hint="eastAsia" w:ascii="宋体" w:hAnsi="宋体" w:cs="宋体"/>
        </w:rPr>
        <w:t>【生单界面】根据销售出库单生成收款单信息</w:t>
      </w:r>
    </w:p>
    <w:p>
      <w:pPr>
        <w:pStyle w:val="3"/>
        <w:spacing w:before="157" w:after="157" w:line="240" w:lineRule="auto"/>
        <w:rPr>
          <w:ins w:id="1252" w:author="~~~~~~~~~~~~ [2]" w:date="2017-12-21T16:12:45Z"/>
          <w:rFonts w:hint="eastAsia" w:ascii="宋体" w:hAnsi="宋体" w:cs="宋体"/>
        </w:rPr>
      </w:pPr>
      <w:ins w:id="1253" w:author="~~~~~~~~~~~~ [2]" w:date="2017-12-21T16:13:11Z">
        <w:r>
          <w:rPr>
            <w:rFonts w:hint="eastAsia" w:ascii="宋体" w:hAnsi="宋体" w:cs="宋体"/>
          </w:rPr>
          <w:drawing>
            <wp:inline distT="0" distB="0" distL="114300" distR="114300">
              <wp:extent cx="5273675" cy="1515110"/>
              <wp:effectExtent l="0" t="0" r="3175" b="8890"/>
              <wp:docPr id="111"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62"/>
                      <pic:cNvPicPr>
                        <a:picLocks noChangeAspect="1"/>
                      </pic:cNvPicPr>
                    </pic:nvPicPr>
                    <pic:blipFill>
                      <a:blip r:embed="rId65"/>
                      <a:stretch>
                        <a:fillRect/>
                      </a:stretch>
                    </pic:blipFill>
                    <pic:spPr>
                      <a:xfrm>
                        <a:off x="0" y="0"/>
                        <a:ext cx="5273675" cy="1515110"/>
                      </a:xfrm>
                      <a:prstGeom prst="rect">
                        <a:avLst/>
                      </a:prstGeom>
                      <a:noFill/>
                      <a:ln w="9525">
                        <a:noFill/>
                      </a:ln>
                    </pic:spPr>
                  </pic:pic>
                </a:graphicData>
              </a:graphic>
            </wp:inline>
          </w:drawing>
        </w:r>
      </w:ins>
    </w:p>
    <w:p>
      <w:pPr>
        <w:pStyle w:val="5"/>
        <w:rPr>
          <w:rFonts w:hAnsi="宋体" w:cs="宋体"/>
        </w:rPr>
      </w:pPr>
      <w:bookmarkStart w:id="145" w:name="_Toc22165"/>
      <w:bookmarkStart w:id="146" w:name="_Toc13607"/>
      <w:bookmarkStart w:id="147" w:name="_Toc30800"/>
      <w:r>
        <w:rPr>
          <w:rFonts w:hint="eastAsia" w:hAnsi="宋体" w:cs="宋体"/>
        </w:rPr>
        <w:t>报表</w:t>
      </w:r>
      <w:bookmarkEnd w:id="145"/>
      <w:bookmarkEnd w:id="146"/>
      <w:bookmarkEnd w:id="147"/>
    </w:p>
    <w:p>
      <w:pPr>
        <w:pStyle w:val="3"/>
        <w:spacing w:before="156" w:after="156"/>
        <w:rPr>
          <w:rFonts w:ascii="宋体" w:hAnsi="宋体" w:cs="宋体"/>
        </w:rPr>
      </w:pPr>
      <w:r>
        <w:rPr>
          <w:rFonts w:hint="eastAsia" w:ascii="宋体" w:hAnsi="宋体" w:cs="宋体"/>
        </w:rPr>
        <w:t>采购报表：自定义时段采购金额（按月、按产品），销售金额（按产品）</w:t>
      </w:r>
    </w:p>
    <w:p>
      <w:pPr>
        <w:pStyle w:val="3"/>
        <w:spacing w:before="156" w:after="156"/>
        <w:rPr>
          <w:rFonts w:ascii="宋体" w:hAnsi="宋体" w:cs="宋体"/>
        </w:rPr>
      </w:pPr>
      <w:r>
        <w:rPr>
          <w:rFonts w:hint="eastAsia" w:ascii="宋体" w:hAnsi="宋体" w:cs="宋体"/>
        </w:rPr>
        <w:t>合同/授权期限监控</w:t>
      </w:r>
    </w:p>
    <w:p>
      <w:pPr>
        <w:pStyle w:val="3"/>
        <w:spacing w:before="156" w:after="156"/>
        <w:rPr>
          <w:rFonts w:ascii="宋体" w:hAnsi="宋体" w:cs="宋体"/>
        </w:rPr>
      </w:pPr>
      <w:r>
        <w:rPr>
          <w:rFonts w:hint="eastAsia" w:ascii="宋体" w:hAnsi="宋体" w:cs="宋体"/>
        </w:rPr>
        <w:t>库存报表：总表（产品名称+数量），预警表（产品库存低于一定值时、产品快过期时）</w:t>
      </w:r>
    </w:p>
    <w:p>
      <w:pPr>
        <w:pStyle w:val="3"/>
        <w:spacing w:before="156" w:after="156"/>
        <w:rPr>
          <w:ins w:id="1255" w:author="~~~~~~~~~~~~ [2]" w:date="2017-12-21T17:46:04Z"/>
          <w:rFonts w:hint="eastAsia" w:ascii="宋体" w:hAnsi="宋体" w:cs="宋体"/>
        </w:rPr>
      </w:pPr>
      <w:r>
        <w:rPr>
          <w:rFonts w:hint="eastAsia" w:ascii="宋体" w:hAnsi="宋体" w:cs="宋体"/>
        </w:rPr>
        <w:t>销售报表：自定义时段销售金额（按月、按产品、按医院），销售金额（按产品、按医院），应收账款预估表（总应收账款金额，分医院）</w:t>
      </w:r>
    </w:p>
    <w:p>
      <w:pPr>
        <w:pStyle w:val="6"/>
        <w:rPr>
          <w:ins w:id="1256" w:author="~~~~~~~~~~~~ [2]" w:date="2017-12-21T17:55:31Z"/>
          <w:rFonts w:hint="eastAsia"/>
        </w:rPr>
      </w:pPr>
      <w:ins w:id="1257" w:author="~~~~~~~~~~~~ [2]" w:date="2017-12-21T17:46:11Z">
        <w:r>
          <w:rPr>
            <w:rFonts w:hint="eastAsia" w:hAnsi="宋体" w:cs="宋体"/>
            <w:lang w:eastAsia="zh-CN"/>
          </w:rPr>
          <w:t>采购</w:t>
        </w:r>
      </w:ins>
      <w:ins w:id="1258" w:author="~~~~~~~~~~~~ [2]" w:date="2017-12-21T17:46:12Z">
        <w:r>
          <w:rPr>
            <w:rFonts w:hint="eastAsia" w:hAnsi="宋体" w:cs="宋体"/>
            <w:lang w:eastAsia="zh-CN"/>
          </w:rPr>
          <w:t>报表</w:t>
        </w:r>
      </w:ins>
    </w:p>
    <w:p>
      <w:pPr>
        <w:pStyle w:val="3"/>
        <w:rPr>
          <w:ins w:id="1259" w:author="~~~~~~~~~~~~ [2]" w:date="2017-12-21T17:46:12Z"/>
          <w:rFonts w:hint="eastAsia"/>
        </w:rPr>
      </w:pPr>
      <w:ins w:id="1260" w:author="~~~~~~~~~~~~ [2]" w:date="2017-12-21T17:55:32Z">
        <w:r>
          <w:rPr>
            <w:rFonts w:hint="eastAsia" w:hAnsi="宋体" w:cs="宋体"/>
            <w:lang w:eastAsia="zh-CN"/>
          </w:rPr>
          <w:t>根据</w:t>
        </w:r>
      </w:ins>
      <w:ins w:id="1261" w:author="~~~~~~~~~~~~ [2]" w:date="2017-12-21T17:55:33Z">
        <w:r>
          <w:rPr>
            <w:rFonts w:hint="eastAsia" w:hAnsi="宋体" w:cs="宋体"/>
            <w:lang w:eastAsia="zh-CN"/>
          </w:rPr>
          <w:t>时间段</w:t>
        </w:r>
      </w:ins>
      <w:ins w:id="1262" w:author="~~~~~~~~~~~~ [2]" w:date="2017-12-21T17:55:35Z">
        <w:r>
          <w:rPr>
            <w:rFonts w:hint="eastAsia" w:hAnsi="宋体" w:cs="宋体"/>
            <w:lang w:eastAsia="zh-CN"/>
          </w:rPr>
          <w:t>查询</w:t>
        </w:r>
      </w:ins>
      <w:ins w:id="1263" w:author="~~~~~~~~~~~~ [2]" w:date="2017-12-21T17:55:36Z">
        <w:r>
          <w:rPr>
            <w:rFonts w:hint="eastAsia" w:hAnsi="宋体" w:cs="宋体"/>
            <w:lang w:eastAsia="zh-CN"/>
          </w:rPr>
          <w:t>商品</w:t>
        </w:r>
      </w:ins>
      <w:ins w:id="1264" w:author="~~~~~~~~~~~~ [2]" w:date="2017-12-21T17:55:38Z">
        <w:r>
          <w:rPr>
            <w:rFonts w:hint="eastAsia" w:hAnsi="宋体" w:cs="宋体"/>
            <w:lang w:eastAsia="zh-CN"/>
          </w:rPr>
          <w:t>采购、</w:t>
        </w:r>
      </w:ins>
      <w:ins w:id="1265" w:author="~~~~~~~~~~~~ [2]" w:date="2017-12-21T17:55:39Z">
        <w:r>
          <w:rPr>
            <w:rFonts w:hint="eastAsia" w:hAnsi="宋体" w:cs="宋体"/>
            <w:lang w:eastAsia="zh-CN"/>
          </w:rPr>
          <w:t>销售</w:t>
        </w:r>
      </w:ins>
      <w:ins w:id="1266" w:author="~~~~~~~~~~~~ [2]" w:date="2017-12-21T17:55:40Z">
        <w:r>
          <w:rPr>
            <w:rFonts w:hint="eastAsia" w:hAnsi="宋体" w:cs="宋体"/>
            <w:lang w:eastAsia="zh-CN"/>
          </w:rPr>
          <w:t>、</w:t>
        </w:r>
      </w:ins>
      <w:ins w:id="1267" w:author="~~~~~~~~~~~~ [2]" w:date="2017-12-21T17:55:41Z">
        <w:r>
          <w:rPr>
            <w:rFonts w:hint="eastAsia" w:hAnsi="宋体" w:cs="宋体"/>
            <w:lang w:eastAsia="zh-CN"/>
          </w:rPr>
          <w:t>授权</w:t>
        </w:r>
      </w:ins>
      <w:ins w:id="1268" w:author="~~~~~~~~~~~~ [2]" w:date="2017-12-21T17:55:42Z">
        <w:r>
          <w:rPr>
            <w:rFonts w:hint="eastAsia" w:hAnsi="宋体" w:cs="宋体"/>
            <w:lang w:eastAsia="zh-CN"/>
          </w:rPr>
          <w:t>信息</w:t>
        </w:r>
      </w:ins>
    </w:p>
    <w:p>
      <w:pPr>
        <w:pStyle w:val="3"/>
        <w:spacing w:before="157" w:after="157" w:line="240" w:lineRule="auto"/>
        <w:rPr>
          <w:ins w:id="1269" w:author="~~~~~~~~~~~~ [2]" w:date="2017-12-21T17:46:36Z"/>
        </w:rPr>
      </w:pPr>
      <w:ins w:id="1270" w:author="~~~~~~~~~~~~ [2]" w:date="2017-12-21T17:46:14Z">
        <w:r>
          <w:rPr/>
          <w:drawing>
            <wp:inline distT="0" distB="0" distL="114300" distR="114300">
              <wp:extent cx="5267325" cy="1635760"/>
              <wp:effectExtent l="0" t="0" r="9525" b="25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66"/>
                      <a:stretch>
                        <a:fillRect/>
                      </a:stretch>
                    </pic:blipFill>
                    <pic:spPr>
                      <a:xfrm>
                        <a:off x="0" y="0"/>
                        <a:ext cx="5267325" cy="1635760"/>
                      </a:xfrm>
                      <a:prstGeom prst="rect">
                        <a:avLst/>
                      </a:prstGeom>
                      <a:noFill/>
                      <a:ln w="9525">
                        <a:noFill/>
                      </a:ln>
                    </pic:spPr>
                  </pic:pic>
                </a:graphicData>
              </a:graphic>
            </wp:inline>
          </w:drawing>
        </w:r>
      </w:ins>
    </w:p>
    <w:p>
      <w:pPr>
        <w:pStyle w:val="3"/>
        <w:spacing w:before="157" w:after="157" w:line="240" w:lineRule="auto"/>
        <w:rPr>
          <w:ins w:id="1272" w:author="~~~~~~~~~~~~ [2]" w:date="2017-12-22T09:36:38Z"/>
          <w:rFonts w:hint="eastAsia"/>
          <w:lang w:eastAsia="zh-CN"/>
        </w:rPr>
      </w:pPr>
      <w:ins w:id="1273" w:author="~~~~~~~~~~~~ [2]" w:date="2017-12-21T17:46:46Z">
        <w:r>
          <w:rPr>
            <w:rFonts w:hint="eastAsia"/>
            <w:lang w:eastAsia="zh-CN"/>
          </w:rPr>
          <w:t>【</w:t>
        </w:r>
      </w:ins>
      <w:ins w:id="1274" w:author="~~~~~~~~~~~~ [2]" w:date="2017-12-21T17:49:40Z">
        <w:r>
          <w:rPr>
            <w:rFonts w:hint="eastAsia"/>
            <w:lang w:eastAsia="zh-CN"/>
          </w:rPr>
          <w:t>来源</w:t>
        </w:r>
      </w:ins>
      <w:ins w:id="1275" w:author="~~~~~~~~~~~~ [2]" w:date="2017-12-21T17:46:46Z">
        <w:r>
          <w:rPr>
            <w:rFonts w:hint="eastAsia"/>
            <w:lang w:eastAsia="zh-CN"/>
          </w:rPr>
          <w:t>】</w:t>
        </w:r>
      </w:ins>
      <w:ins w:id="1276" w:author="~~~~~~~~~~~~ [2]" w:date="2017-12-21T17:49:47Z">
        <w:r>
          <w:rPr>
            <w:rFonts w:hint="eastAsia"/>
            <w:lang w:eastAsia="zh-CN"/>
          </w:rPr>
          <w:t>首营</w:t>
        </w:r>
      </w:ins>
      <w:ins w:id="1277" w:author="~~~~~~~~~~~~ [2]" w:date="2017-12-21T17:49:52Z">
        <w:r>
          <w:rPr>
            <w:rFonts w:hint="eastAsia"/>
            <w:lang w:eastAsia="zh-CN"/>
          </w:rPr>
          <w:t>信息</w:t>
        </w:r>
      </w:ins>
      <w:ins w:id="1278" w:author="~~~~~~~~~~~~ [2]" w:date="2017-12-21T17:49:53Z">
        <w:r>
          <w:rPr>
            <w:rFonts w:hint="eastAsia"/>
            <w:lang w:eastAsia="zh-CN"/>
          </w:rPr>
          <w:t>、</w:t>
        </w:r>
      </w:ins>
      <w:ins w:id="1279" w:author="~~~~~~~~~~~~ [2]" w:date="2017-12-21T17:49:54Z">
        <w:r>
          <w:rPr>
            <w:rFonts w:hint="eastAsia"/>
            <w:lang w:eastAsia="zh-CN"/>
          </w:rPr>
          <w:t>合同</w:t>
        </w:r>
      </w:ins>
      <w:ins w:id="1280" w:author="~~~~~~~~~~~~ [2]" w:date="2017-12-21T17:49:55Z">
        <w:r>
          <w:rPr>
            <w:rFonts w:hint="eastAsia"/>
            <w:lang w:eastAsia="zh-CN"/>
          </w:rPr>
          <w:t>信息</w:t>
        </w:r>
      </w:ins>
      <w:ins w:id="1281" w:author="~~~~~~~~~~~~ [2]" w:date="2017-12-21T17:53:00Z">
        <w:r>
          <w:rPr>
            <w:rFonts w:hint="eastAsia"/>
            <w:lang w:eastAsia="zh-CN"/>
          </w:rPr>
          <w:t>、</w:t>
        </w:r>
      </w:ins>
      <w:ins w:id="1282" w:author="~~~~~~~~~~~~ [2]" w:date="2017-12-21T17:53:11Z">
        <w:r>
          <w:rPr>
            <w:rFonts w:hint="eastAsia"/>
            <w:lang w:eastAsia="zh-CN"/>
          </w:rPr>
          <w:t>采购订单</w:t>
        </w:r>
      </w:ins>
      <w:ins w:id="1283" w:author="~~~~~~~~~~~~ [2]" w:date="2017-12-21T17:53:12Z">
        <w:r>
          <w:rPr>
            <w:rFonts w:hint="eastAsia"/>
            <w:lang w:eastAsia="zh-CN"/>
          </w:rPr>
          <w:t>信息</w:t>
        </w:r>
      </w:ins>
      <w:ins w:id="1284" w:author="~~~~~~~~~~~~ [2]" w:date="2017-12-21T17:53:13Z">
        <w:r>
          <w:rPr>
            <w:rFonts w:hint="eastAsia"/>
            <w:lang w:eastAsia="zh-CN"/>
          </w:rPr>
          <w:t>、</w:t>
        </w:r>
      </w:ins>
      <w:ins w:id="1285" w:author="~~~~~~~~~~~~ [2]" w:date="2017-12-21T17:53:14Z">
        <w:r>
          <w:rPr>
            <w:rFonts w:hint="eastAsia"/>
            <w:lang w:eastAsia="zh-CN"/>
          </w:rPr>
          <w:t>销售</w:t>
        </w:r>
      </w:ins>
      <w:ins w:id="1286" w:author="~~~~~~~~~~~~ [2]" w:date="2017-12-21T17:53:15Z">
        <w:r>
          <w:rPr>
            <w:rFonts w:hint="eastAsia"/>
            <w:lang w:eastAsia="zh-CN"/>
          </w:rPr>
          <w:t>订单</w:t>
        </w:r>
      </w:ins>
      <w:ins w:id="1287" w:author="~~~~~~~~~~~~ [2]" w:date="2017-12-21T17:53:16Z">
        <w:r>
          <w:rPr>
            <w:rFonts w:hint="eastAsia"/>
            <w:lang w:eastAsia="zh-CN"/>
          </w:rPr>
          <w:t>金额</w:t>
        </w:r>
      </w:ins>
    </w:p>
    <w:p>
      <w:pPr>
        <w:pStyle w:val="3"/>
        <w:spacing w:before="157" w:after="157" w:line="240" w:lineRule="auto"/>
        <w:rPr>
          <w:ins w:id="1288" w:author="~~~~~~~~~~~~ [2]" w:date="2017-12-21T17:50:02Z"/>
          <w:rFonts w:hint="eastAsia"/>
          <w:lang w:eastAsia="zh-CN"/>
        </w:rPr>
      </w:pPr>
      <w:ins w:id="1289" w:author="~~~~~~~~~~~~ [2]" w:date="2017-12-22T09:36:38Z">
        <w:r>
          <w:rPr>
            <w:rFonts w:hint="eastAsia"/>
            <w:lang w:eastAsia="zh-CN"/>
          </w:rPr>
          <w:t>【查询条件】商品、</w:t>
        </w:r>
      </w:ins>
      <w:ins w:id="1290" w:author="~~~~~~~~~~~~ [2]" w:date="2017-12-22T09:36:42Z">
        <w:r>
          <w:rPr>
            <w:rFonts w:hint="eastAsia"/>
            <w:lang w:eastAsia="zh-CN"/>
          </w:rPr>
          <w:t>厂商</w:t>
        </w:r>
      </w:ins>
      <w:ins w:id="1291" w:author="~~~~~~~~~~~~ [2]" w:date="2017-12-22T09:36:38Z">
        <w:r>
          <w:rPr>
            <w:rFonts w:hint="eastAsia"/>
            <w:lang w:eastAsia="zh-CN"/>
          </w:rPr>
          <w:t>、</w:t>
        </w:r>
      </w:ins>
      <w:ins w:id="1292" w:author="~~~~~~~~~~~~ [2]" w:date="2017-12-22T09:36:45Z">
        <w:r>
          <w:rPr>
            <w:rFonts w:hint="eastAsia"/>
            <w:lang w:eastAsia="zh-CN"/>
          </w:rPr>
          <w:t>起止</w:t>
        </w:r>
      </w:ins>
      <w:ins w:id="1293" w:author="~~~~~~~~~~~~ [2]" w:date="2017-12-22T09:36:46Z">
        <w:r>
          <w:rPr>
            <w:rFonts w:hint="eastAsia"/>
            <w:lang w:eastAsia="zh-CN"/>
          </w:rPr>
          <w:t>日期</w:t>
        </w:r>
      </w:ins>
    </w:p>
    <w:p>
      <w:pPr>
        <w:pStyle w:val="3"/>
        <w:spacing w:before="157" w:after="157" w:line="240" w:lineRule="auto"/>
        <w:rPr>
          <w:ins w:id="1294" w:author="~~~~~~~~~~~~ [2]" w:date="2017-12-21T17:50:12Z"/>
          <w:rFonts w:hint="eastAsia"/>
          <w:lang w:eastAsia="zh-CN"/>
        </w:rPr>
      </w:pPr>
      <w:ins w:id="1295" w:author="~~~~~~~~~~~~ [2]" w:date="2017-12-21T17:50:03Z">
        <w:r>
          <w:rPr>
            <w:rFonts w:hint="eastAsia"/>
            <w:lang w:eastAsia="zh-CN"/>
          </w:rPr>
          <w:t>【</w:t>
        </w:r>
      </w:ins>
      <w:ins w:id="1296" w:author="~~~~~~~~~~~~ [2]" w:date="2017-12-21T17:50:08Z">
        <w:r>
          <w:rPr>
            <w:rFonts w:hint="eastAsia"/>
            <w:lang w:eastAsia="zh-CN"/>
          </w:rPr>
          <w:t>字段</w:t>
        </w:r>
      </w:ins>
      <w:ins w:id="1297" w:author="~~~~~~~~~~~~ [2]" w:date="2017-12-21T17:50:11Z">
        <w:r>
          <w:rPr>
            <w:rFonts w:hint="eastAsia"/>
            <w:lang w:eastAsia="zh-CN"/>
          </w:rPr>
          <w:t>说明</w:t>
        </w:r>
      </w:ins>
      <w:ins w:id="1298" w:author="~~~~~~~~~~~~ [2]" w:date="2017-12-21T17:50:03Z">
        <w:r>
          <w:rPr>
            <w:rFonts w:hint="eastAsia"/>
            <w:lang w:eastAsia="zh-CN"/>
          </w:rPr>
          <w:t>】</w:t>
        </w:r>
      </w:ins>
    </w:p>
    <w:p>
      <w:pPr>
        <w:pStyle w:val="3"/>
        <w:spacing w:before="157" w:after="157" w:line="240" w:lineRule="auto"/>
        <w:rPr>
          <w:ins w:id="1299" w:author="~~~~~~~~~~~~ [2]" w:date="2017-12-21T17:52:37Z"/>
          <w:rFonts w:hint="eastAsia"/>
          <w:lang w:val="en-US" w:eastAsia="zh-CN"/>
        </w:rPr>
      </w:pPr>
      <w:ins w:id="1300" w:author="~~~~~~~~~~~~ [2]" w:date="2017-12-21T17:50:13Z">
        <w:r>
          <w:rPr>
            <w:rFonts w:hint="eastAsia"/>
            <w:lang w:val="en-US" w:eastAsia="zh-CN"/>
          </w:rPr>
          <w:t xml:space="preserve">  </w:t>
        </w:r>
      </w:ins>
      <w:ins w:id="1301" w:author="~~~~~~~~~~~~ [2]" w:date="2017-12-21T17:50:14Z">
        <w:r>
          <w:rPr>
            <w:rFonts w:hint="eastAsia"/>
            <w:lang w:val="en-US" w:eastAsia="zh-CN"/>
          </w:rPr>
          <w:t>【</w:t>
        </w:r>
      </w:ins>
      <w:ins w:id="1302" w:author="~~~~~~~~~~~~ [2]" w:date="2017-12-21T17:50:16Z">
        <w:r>
          <w:rPr>
            <w:rFonts w:hint="eastAsia"/>
            <w:lang w:val="en-US" w:eastAsia="zh-CN"/>
          </w:rPr>
          <w:t>商品</w:t>
        </w:r>
      </w:ins>
      <w:ins w:id="1303" w:author="~~~~~~~~~~~~ [2]" w:date="2017-12-21T17:50:14Z">
        <w:r>
          <w:rPr>
            <w:rFonts w:hint="eastAsia"/>
            <w:lang w:val="en-US" w:eastAsia="zh-CN"/>
          </w:rPr>
          <w:t>】</w:t>
        </w:r>
      </w:ins>
      <w:ins w:id="1304" w:author="~~~~~~~~~~~~ [2]" w:date="2017-12-21T17:50:20Z">
        <w:r>
          <w:rPr>
            <w:rFonts w:hint="eastAsia"/>
            <w:lang w:val="en-US" w:eastAsia="zh-CN"/>
          </w:rPr>
          <w:t>首营</w:t>
        </w:r>
      </w:ins>
      <w:ins w:id="1305" w:author="~~~~~~~~~~~~ [2]" w:date="2017-12-21T17:50:23Z">
        <w:r>
          <w:rPr>
            <w:rFonts w:hint="eastAsia"/>
            <w:lang w:val="en-US" w:eastAsia="zh-CN"/>
          </w:rPr>
          <w:t>信息</w:t>
        </w:r>
      </w:ins>
      <w:ins w:id="1306" w:author="~~~~~~~~~~~~ [2]" w:date="2017-12-21T17:50:32Z">
        <w:r>
          <w:rPr>
            <w:rFonts w:hint="eastAsia"/>
            <w:lang w:val="en-US" w:eastAsia="zh-CN"/>
          </w:rPr>
          <w:t>和</w:t>
        </w:r>
      </w:ins>
      <w:ins w:id="1307" w:author="~~~~~~~~~~~~ [2]" w:date="2017-12-21T17:50:25Z">
        <w:r>
          <w:rPr>
            <w:rFonts w:hint="eastAsia"/>
            <w:lang w:val="en-US" w:eastAsia="zh-CN"/>
          </w:rPr>
          <w:t>合同</w:t>
        </w:r>
      </w:ins>
      <w:ins w:id="1308" w:author="~~~~~~~~~~~~ [2]" w:date="2017-12-21T17:50:26Z">
        <w:r>
          <w:rPr>
            <w:rFonts w:hint="eastAsia"/>
            <w:lang w:val="en-US" w:eastAsia="zh-CN"/>
          </w:rPr>
          <w:t>信息</w:t>
        </w:r>
      </w:ins>
      <w:ins w:id="1309" w:author="~~~~~~~~~~~~ [2]" w:date="2017-12-21T17:52:35Z">
        <w:r>
          <w:rPr>
            <w:rFonts w:hint="eastAsia"/>
            <w:lang w:val="en-US" w:eastAsia="zh-CN"/>
          </w:rPr>
          <w:t>的商品</w:t>
        </w:r>
      </w:ins>
      <w:ins w:id="1310" w:author="~~~~~~~~~~~~ [2]" w:date="2017-12-21T17:52:36Z">
        <w:r>
          <w:rPr>
            <w:rFonts w:hint="eastAsia"/>
            <w:lang w:val="en-US" w:eastAsia="zh-CN"/>
          </w:rPr>
          <w:t>信息</w:t>
        </w:r>
      </w:ins>
    </w:p>
    <w:p>
      <w:pPr>
        <w:pStyle w:val="3"/>
        <w:spacing w:before="157" w:after="157" w:line="240" w:lineRule="auto"/>
        <w:rPr>
          <w:ins w:id="1311" w:author="~~~~~~~~~~~~ [2]" w:date="2017-12-21T17:52:51Z"/>
          <w:rFonts w:hint="eastAsia"/>
          <w:lang w:val="en-US" w:eastAsia="zh-CN"/>
        </w:rPr>
      </w:pPr>
      <w:ins w:id="1312" w:author="~~~~~~~~~~~~ [2]" w:date="2017-12-21T17:52:39Z">
        <w:r>
          <w:rPr>
            <w:rFonts w:hint="eastAsia"/>
            <w:lang w:val="en-US" w:eastAsia="zh-CN"/>
          </w:rPr>
          <w:t xml:space="preserve">  </w:t>
        </w:r>
      </w:ins>
      <w:ins w:id="1313" w:author="~~~~~~~~~~~~ [2]" w:date="2017-12-21T17:52:42Z">
        <w:r>
          <w:rPr>
            <w:rFonts w:hint="eastAsia"/>
            <w:lang w:val="en-US" w:eastAsia="zh-CN"/>
          </w:rPr>
          <w:t>【</w:t>
        </w:r>
      </w:ins>
      <w:ins w:id="1314" w:author="~~~~~~~~~~~~ [2]" w:date="2017-12-21T17:52:45Z">
        <w:r>
          <w:rPr>
            <w:rFonts w:hint="eastAsia"/>
            <w:lang w:val="en-US" w:eastAsia="zh-CN"/>
          </w:rPr>
          <w:t>厂商</w:t>
        </w:r>
      </w:ins>
      <w:ins w:id="1315" w:author="~~~~~~~~~~~~ [2]" w:date="2017-12-21T17:52:42Z">
        <w:r>
          <w:rPr>
            <w:rFonts w:hint="eastAsia"/>
            <w:lang w:val="en-US" w:eastAsia="zh-CN"/>
          </w:rPr>
          <w:t>】</w:t>
        </w:r>
      </w:ins>
      <w:ins w:id="1316" w:author="~~~~~~~~~~~~ [2]" w:date="2017-12-21T17:52:49Z">
        <w:r>
          <w:rPr>
            <w:rFonts w:hint="eastAsia"/>
            <w:lang w:val="en-US" w:eastAsia="zh-CN"/>
          </w:rPr>
          <w:t>关联</w:t>
        </w:r>
      </w:ins>
      <w:ins w:id="1317" w:author="~~~~~~~~~~~~ [2]" w:date="2017-12-21T17:52:50Z">
        <w:r>
          <w:rPr>
            <w:rFonts w:hint="eastAsia"/>
            <w:lang w:val="en-US" w:eastAsia="zh-CN"/>
          </w:rPr>
          <w:t>厂商</w:t>
        </w:r>
      </w:ins>
    </w:p>
    <w:p>
      <w:pPr>
        <w:pStyle w:val="3"/>
        <w:spacing w:before="157" w:after="157" w:line="240" w:lineRule="auto"/>
        <w:rPr>
          <w:ins w:id="1318" w:author="~~~~~~~~~~~~ [2]" w:date="2017-12-21T17:54:04Z"/>
          <w:rFonts w:hint="eastAsia"/>
          <w:lang w:val="en-US" w:eastAsia="zh-CN"/>
        </w:rPr>
      </w:pPr>
      <w:ins w:id="1319" w:author="~~~~~~~~~~~~ [2]" w:date="2017-12-21T17:52:51Z">
        <w:r>
          <w:rPr>
            <w:rFonts w:hint="eastAsia"/>
            <w:lang w:val="en-US" w:eastAsia="zh-CN"/>
          </w:rPr>
          <w:t xml:space="preserve"> </w:t>
        </w:r>
      </w:ins>
      <w:ins w:id="1320" w:author="~~~~~~~~~~~~ [2]" w:date="2017-12-21T17:52:52Z">
        <w:r>
          <w:rPr>
            <w:rFonts w:hint="eastAsia"/>
            <w:lang w:val="en-US" w:eastAsia="zh-CN"/>
          </w:rPr>
          <w:t xml:space="preserve"> </w:t>
        </w:r>
      </w:ins>
      <w:ins w:id="1321" w:author="~~~~~~~~~~~~ [2]" w:date="2017-12-21T17:52:54Z">
        <w:r>
          <w:rPr>
            <w:rFonts w:hint="eastAsia"/>
            <w:lang w:val="en-US" w:eastAsia="zh-CN"/>
          </w:rPr>
          <w:t>【</w:t>
        </w:r>
      </w:ins>
      <w:ins w:id="1322" w:author="~~~~~~~~~~~~ [2]" w:date="2017-12-21T17:53:23Z">
        <w:r>
          <w:rPr>
            <w:rFonts w:hint="eastAsia"/>
            <w:lang w:val="en-US" w:eastAsia="zh-CN"/>
          </w:rPr>
          <w:t>采购</w:t>
        </w:r>
      </w:ins>
      <w:ins w:id="1323" w:author="~~~~~~~~~~~~ [2]" w:date="2017-12-21T17:53:36Z">
        <w:r>
          <w:rPr>
            <w:rFonts w:hint="eastAsia"/>
            <w:lang w:val="en-US" w:eastAsia="zh-CN"/>
          </w:rPr>
          <w:t>金额</w:t>
        </w:r>
      </w:ins>
      <w:ins w:id="1324" w:author="~~~~~~~~~~~~ [2]" w:date="2017-12-21T17:52:54Z">
        <w:r>
          <w:rPr>
            <w:rFonts w:hint="eastAsia"/>
            <w:lang w:val="en-US" w:eastAsia="zh-CN"/>
          </w:rPr>
          <w:t>】</w:t>
        </w:r>
      </w:ins>
      <w:ins w:id="1325" w:author="~~~~~~~~~~~~ [2]" w:date="2017-12-21T17:53:39Z">
        <w:r>
          <w:rPr>
            <w:rFonts w:hint="eastAsia"/>
            <w:lang w:val="en-US" w:eastAsia="zh-CN"/>
          </w:rPr>
          <w:t>采购</w:t>
        </w:r>
      </w:ins>
      <w:ins w:id="1326" w:author="~~~~~~~~~~~~ [2]" w:date="2017-12-21T17:53:40Z">
        <w:r>
          <w:rPr>
            <w:rFonts w:hint="eastAsia"/>
            <w:lang w:val="en-US" w:eastAsia="zh-CN"/>
          </w:rPr>
          <w:t>订单</w:t>
        </w:r>
      </w:ins>
      <w:ins w:id="1327" w:author="~~~~~~~~~~~~ [2]" w:date="2017-12-21T17:54:22Z">
        <w:r>
          <w:rPr>
            <w:rFonts w:hint="eastAsia"/>
            <w:lang w:val="en-US" w:eastAsia="zh-CN"/>
          </w:rPr>
          <w:t>商品</w:t>
        </w:r>
      </w:ins>
      <w:ins w:id="1328" w:author="~~~~~~~~~~~~ [2]" w:date="2017-12-21T17:53:43Z">
        <w:r>
          <w:rPr>
            <w:rFonts w:hint="eastAsia"/>
            <w:lang w:val="en-US" w:eastAsia="zh-CN"/>
          </w:rPr>
          <w:t>汇总</w:t>
        </w:r>
      </w:ins>
      <w:ins w:id="1329" w:author="~~~~~~~~~~~~ [2]" w:date="2017-12-21T17:53:44Z">
        <w:r>
          <w:rPr>
            <w:rFonts w:hint="eastAsia"/>
            <w:lang w:val="en-US" w:eastAsia="zh-CN"/>
          </w:rPr>
          <w:t>金额</w:t>
        </w:r>
      </w:ins>
      <w:ins w:id="1330" w:author="~~~~~~~~~~~~ [2]" w:date="2017-12-21T17:53:51Z">
        <w:r>
          <w:rPr>
            <w:rFonts w:hint="eastAsia"/>
            <w:lang w:val="en-US" w:eastAsia="zh-CN"/>
          </w:rPr>
          <w:t>（</w:t>
        </w:r>
      </w:ins>
      <w:ins w:id="1331" w:author="~~~~~~~~~~~~ [2]" w:date="2017-12-21T17:53:52Z">
        <w:r>
          <w:rPr>
            <w:rFonts w:hint="eastAsia"/>
            <w:lang w:val="en-US" w:eastAsia="zh-CN"/>
          </w:rPr>
          <w:t>采购</w:t>
        </w:r>
      </w:ins>
      <w:ins w:id="1332" w:author="~~~~~~~~~~~~ [2]" w:date="2017-12-21T17:53:53Z">
        <w:r>
          <w:rPr>
            <w:rFonts w:hint="eastAsia"/>
            <w:lang w:val="en-US" w:eastAsia="zh-CN"/>
          </w:rPr>
          <w:t>订单不</w:t>
        </w:r>
      </w:ins>
      <w:ins w:id="1333" w:author="~~~~~~~~~~~~ [2]" w:date="2017-12-21T17:53:55Z">
        <w:r>
          <w:rPr>
            <w:rFonts w:hint="eastAsia"/>
            <w:lang w:val="en-US" w:eastAsia="zh-CN"/>
          </w:rPr>
          <w:t>包含</w:t>
        </w:r>
      </w:ins>
      <w:ins w:id="1334" w:author="~~~~~~~~~~~~ [2]" w:date="2017-12-21T17:53:58Z">
        <w:r>
          <w:rPr>
            <w:rFonts w:hint="eastAsia"/>
            <w:lang w:val="en-US" w:eastAsia="zh-CN"/>
          </w:rPr>
          <w:t>未审核</w:t>
        </w:r>
      </w:ins>
      <w:ins w:id="1335" w:author="~~~~~~~~~~~~ [2]" w:date="2017-12-21T17:53:59Z">
        <w:r>
          <w:rPr>
            <w:rFonts w:hint="eastAsia"/>
            <w:lang w:val="en-US" w:eastAsia="zh-CN"/>
          </w:rPr>
          <w:t>、</w:t>
        </w:r>
      </w:ins>
      <w:ins w:id="1336" w:author="~~~~~~~~~~~~ [2]" w:date="2017-12-21T17:54:01Z">
        <w:r>
          <w:rPr>
            <w:rFonts w:hint="eastAsia"/>
            <w:lang w:val="en-US" w:eastAsia="zh-CN"/>
          </w:rPr>
          <w:t>作废</w:t>
        </w:r>
      </w:ins>
      <w:ins w:id="1337" w:author="~~~~~~~~~~~~ [2]" w:date="2017-12-21T17:54:03Z">
        <w:r>
          <w:rPr>
            <w:rFonts w:hint="eastAsia"/>
            <w:lang w:val="en-US" w:eastAsia="zh-CN"/>
          </w:rPr>
          <w:t>订单）</w:t>
        </w:r>
      </w:ins>
    </w:p>
    <w:p>
      <w:pPr>
        <w:pStyle w:val="3"/>
        <w:spacing w:before="157" w:after="157" w:line="240" w:lineRule="auto"/>
        <w:rPr>
          <w:ins w:id="1338" w:author="~~~~~~~~~~~~ [2]" w:date="2017-12-21T17:54:35Z"/>
          <w:rFonts w:hint="eastAsia"/>
          <w:lang w:val="en-US" w:eastAsia="zh-CN"/>
        </w:rPr>
      </w:pPr>
      <w:ins w:id="1339" w:author="~~~~~~~~~~~~ [2]" w:date="2017-12-21T17:54:05Z">
        <w:r>
          <w:rPr>
            <w:rFonts w:hint="eastAsia"/>
            <w:lang w:val="en-US" w:eastAsia="zh-CN"/>
          </w:rPr>
          <w:t xml:space="preserve">  </w:t>
        </w:r>
      </w:ins>
      <w:ins w:id="1340" w:author="~~~~~~~~~~~~ [2]" w:date="2017-12-21T17:54:06Z">
        <w:r>
          <w:rPr>
            <w:rFonts w:hint="eastAsia"/>
            <w:lang w:val="en-US" w:eastAsia="zh-CN"/>
          </w:rPr>
          <w:t>【</w:t>
        </w:r>
      </w:ins>
      <w:ins w:id="1341" w:author="~~~~~~~~~~~~ [2]" w:date="2017-12-21T17:54:09Z">
        <w:r>
          <w:rPr>
            <w:rFonts w:hint="eastAsia"/>
            <w:lang w:val="en-US" w:eastAsia="zh-CN"/>
          </w:rPr>
          <w:t>销售</w:t>
        </w:r>
      </w:ins>
      <w:ins w:id="1342" w:author="~~~~~~~~~~~~ [2]" w:date="2017-12-21T17:54:10Z">
        <w:r>
          <w:rPr>
            <w:rFonts w:hint="eastAsia"/>
            <w:lang w:val="en-US" w:eastAsia="zh-CN"/>
          </w:rPr>
          <w:t>订单</w:t>
        </w:r>
      </w:ins>
      <w:ins w:id="1343" w:author="~~~~~~~~~~~~ [2]" w:date="2017-12-21T17:54:07Z">
        <w:r>
          <w:rPr>
            <w:rFonts w:hint="eastAsia"/>
            <w:lang w:val="en-US" w:eastAsia="zh-CN"/>
          </w:rPr>
          <w:t>】</w:t>
        </w:r>
      </w:ins>
      <w:ins w:id="1344" w:author="~~~~~~~~~~~~ [2]" w:date="2017-12-21T17:54:12Z">
        <w:r>
          <w:rPr>
            <w:rFonts w:hint="eastAsia"/>
            <w:lang w:val="en-US" w:eastAsia="zh-CN"/>
          </w:rPr>
          <w:t>销售</w:t>
        </w:r>
      </w:ins>
      <w:ins w:id="1345" w:author="~~~~~~~~~~~~ [2]" w:date="2017-12-21T17:54:13Z">
        <w:r>
          <w:rPr>
            <w:rFonts w:hint="eastAsia"/>
            <w:lang w:val="en-US" w:eastAsia="zh-CN"/>
          </w:rPr>
          <w:t>出库单</w:t>
        </w:r>
      </w:ins>
      <w:ins w:id="1346" w:author="~~~~~~~~~~~~ [2]" w:date="2017-12-21T17:54:16Z">
        <w:r>
          <w:rPr>
            <w:rFonts w:hint="eastAsia"/>
            <w:lang w:val="en-US" w:eastAsia="zh-CN"/>
          </w:rPr>
          <w:t>商品</w:t>
        </w:r>
      </w:ins>
      <w:ins w:id="1347" w:author="~~~~~~~~~~~~ [2]" w:date="2017-12-21T17:54:18Z">
        <w:r>
          <w:rPr>
            <w:rFonts w:hint="eastAsia"/>
            <w:lang w:val="en-US" w:eastAsia="zh-CN"/>
          </w:rPr>
          <w:t>汇总</w:t>
        </w:r>
      </w:ins>
      <w:ins w:id="1348" w:author="~~~~~~~~~~~~ [2]" w:date="2017-12-21T17:54:19Z">
        <w:r>
          <w:rPr>
            <w:rFonts w:hint="eastAsia"/>
            <w:lang w:val="en-US" w:eastAsia="zh-CN"/>
          </w:rPr>
          <w:t>金额</w:t>
        </w:r>
      </w:ins>
    </w:p>
    <w:p>
      <w:pPr>
        <w:pStyle w:val="3"/>
        <w:spacing w:before="157" w:after="157" w:line="240" w:lineRule="auto"/>
        <w:rPr>
          <w:ins w:id="1349" w:author="~~~~~~~~~~~~ [2]" w:date="2017-12-21T17:55:47Z"/>
          <w:rFonts w:hint="eastAsia"/>
          <w:lang w:val="en-US" w:eastAsia="zh-CN"/>
        </w:rPr>
      </w:pPr>
      <w:ins w:id="1350" w:author="~~~~~~~~~~~~ [2]" w:date="2017-12-21T17:54:37Z">
        <w:r>
          <w:rPr>
            <w:rFonts w:hint="eastAsia"/>
            <w:lang w:val="en-US" w:eastAsia="zh-CN"/>
          </w:rPr>
          <w:t xml:space="preserve"> </w:t>
        </w:r>
      </w:ins>
      <w:ins w:id="1351" w:author="~~~~~~~~~~~~ [2]" w:date="2017-12-21T17:54:38Z">
        <w:r>
          <w:rPr>
            <w:rFonts w:hint="eastAsia"/>
            <w:lang w:val="en-US" w:eastAsia="zh-CN"/>
          </w:rPr>
          <w:t xml:space="preserve"> 【</w:t>
        </w:r>
      </w:ins>
      <w:ins w:id="1352" w:author="~~~~~~~~~~~~ [2]" w:date="2017-12-21T17:54:41Z">
        <w:r>
          <w:rPr>
            <w:rFonts w:hint="eastAsia"/>
            <w:lang w:val="en-US" w:eastAsia="zh-CN"/>
          </w:rPr>
          <w:t>授权</w:t>
        </w:r>
      </w:ins>
      <w:ins w:id="1353" w:author="~~~~~~~~~~~~ [2]" w:date="2017-12-21T17:54:43Z">
        <w:r>
          <w:rPr>
            <w:rFonts w:hint="eastAsia"/>
            <w:lang w:val="en-US" w:eastAsia="zh-CN"/>
          </w:rPr>
          <w:t>期限</w:t>
        </w:r>
      </w:ins>
      <w:ins w:id="1354" w:author="~~~~~~~~~~~~ [2]" w:date="2017-12-21T17:54:39Z">
        <w:r>
          <w:rPr>
            <w:rFonts w:hint="eastAsia"/>
            <w:lang w:val="en-US" w:eastAsia="zh-CN"/>
          </w:rPr>
          <w:t>】</w:t>
        </w:r>
      </w:ins>
      <w:ins w:id="1355" w:author="~~~~~~~~~~~~ [2]" w:date="2017-12-21T17:54:46Z">
        <w:r>
          <w:rPr>
            <w:rFonts w:hint="eastAsia"/>
            <w:lang w:val="en-US" w:eastAsia="zh-CN"/>
          </w:rPr>
          <w:t>取</w:t>
        </w:r>
      </w:ins>
      <w:ins w:id="1356" w:author="~~~~~~~~~~~~ [2]" w:date="2017-12-21T17:54:53Z">
        <w:r>
          <w:rPr>
            <w:rFonts w:hint="eastAsia"/>
            <w:lang w:val="en-US" w:eastAsia="zh-CN"/>
          </w:rPr>
          <w:t>首营</w:t>
        </w:r>
      </w:ins>
      <w:ins w:id="1357" w:author="~~~~~~~~~~~~ [2]" w:date="2017-12-21T17:54:54Z">
        <w:r>
          <w:rPr>
            <w:rFonts w:hint="eastAsia"/>
            <w:lang w:val="en-US" w:eastAsia="zh-CN"/>
          </w:rPr>
          <w:t>信息</w:t>
        </w:r>
      </w:ins>
      <w:ins w:id="1358" w:author="~~~~~~~~~~~~ [2]" w:date="2017-12-21T17:54:56Z">
        <w:r>
          <w:rPr>
            <w:rFonts w:hint="eastAsia"/>
            <w:lang w:val="en-US" w:eastAsia="zh-CN"/>
          </w:rPr>
          <w:t>授权</w:t>
        </w:r>
      </w:ins>
      <w:ins w:id="1359" w:author="~~~~~~~~~~~~ [2]" w:date="2017-12-21T17:54:59Z">
        <w:r>
          <w:rPr>
            <w:rFonts w:hint="eastAsia"/>
            <w:lang w:val="en-US" w:eastAsia="zh-CN"/>
          </w:rPr>
          <w:t>期限</w:t>
        </w:r>
      </w:ins>
      <w:ins w:id="1360" w:author="~~~~~~~~~~~~ [2]" w:date="2017-12-21T17:55:02Z">
        <w:r>
          <w:rPr>
            <w:rFonts w:hint="eastAsia"/>
            <w:lang w:val="en-US" w:eastAsia="zh-CN"/>
          </w:rPr>
          <w:t>，</w:t>
        </w:r>
      </w:ins>
      <w:ins w:id="1361" w:author="~~~~~~~~~~~~ [2]" w:date="2017-12-21T17:55:03Z">
        <w:r>
          <w:rPr>
            <w:rFonts w:hint="eastAsia"/>
            <w:lang w:val="en-US" w:eastAsia="zh-CN"/>
          </w:rPr>
          <w:t>如果没有</w:t>
        </w:r>
      </w:ins>
      <w:ins w:id="1362" w:author="~~~~~~~~~~~~ [2]" w:date="2017-12-21T17:55:07Z">
        <w:r>
          <w:rPr>
            <w:rFonts w:hint="eastAsia"/>
            <w:lang w:val="en-US" w:eastAsia="zh-CN"/>
          </w:rPr>
          <w:t>首营</w:t>
        </w:r>
      </w:ins>
      <w:ins w:id="1363" w:author="~~~~~~~~~~~~ [2]" w:date="2017-12-21T17:55:08Z">
        <w:r>
          <w:rPr>
            <w:rFonts w:hint="eastAsia"/>
            <w:lang w:val="en-US" w:eastAsia="zh-CN"/>
          </w:rPr>
          <w:t>信息</w:t>
        </w:r>
      </w:ins>
      <w:ins w:id="1364" w:author="~~~~~~~~~~~~ [2]" w:date="2017-12-21T17:55:11Z">
        <w:r>
          <w:rPr>
            <w:rFonts w:hint="eastAsia"/>
            <w:lang w:val="en-US" w:eastAsia="zh-CN"/>
          </w:rPr>
          <w:t>则</w:t>
        </w:r>
      </w:ins>
      <w:ins w:id="1365" w:author="~~~~~~~~~~~~ [2]" w:date="2017-12-22T10:05:33Z">
        <w:r>
          <w:rPr>
            <w:rFonts w:hint="eastAsia"/>
            <w:lang w:val="en-US" w:eastAsia="zh-CN"/>
          </w:rPr>
          <w:t>取</w:t>
        </w:r>
      </w:ins>
      <w:ins w:id="1366" w:author="~~~~~~~~~~~~ [2]" w:date="2017-12-21T17:55:12Z">
        <w:r>
          <w:rPr>
            <w:rFonts w:hint="eastAsia"/>
            <w:lang w:val="en-US" w:eastAsia="zh-CN"/>
          </w:rPr>
          <w:t>合同</w:t>
        </w:r>
      </w:ins>
      <w:ins w:id="1367" w:author="~~~~~~~~~~~~ [2]" w:date="2017-12-21T17:55:14Z">
        <w:r>
          <w:rPr>
            <w:rFonts w:hint="eastAsia"/>
            <w:lang w:val="en-US" w:eastAsia="zh-CN"/>
          </w:rPr>
          <w:t>有效期</w:t>
        </w:r>
      </w:ins>
    </w:p>
    <w:p>
      <w:pPr>
        <w:pStyle w:val="6"/>
        <w:rPr>
          <w:ins w:id="1368" w:author="~~~~~~~~~~~~ [2]" w:date="2017-12-21T17:56:12Z"/>
          <w:rFonts w:hint="eastAsia"/>
          <w:lang w:val="en-US" w:eastAsia="zh-CN"/>
        </w:rPr>
      </w:pPr>
      <w:ins w:id="1369" w:author="~~~~~~~~~~~~ [2]" w:date="2017-12-21T17:55:54Z">
        <w:r>
          <w:rPr>
            <w:rFonts w:hint="eastAsia"/>
            <w:lang w:val="en-US" w:eastAsia="zh-CN"/>
          </w:rPr>
          <w:t>库存</w:t>
        </w:r>
      </w:ins>
      <w:ins w:id="1370" w:author="~~~~~~~~~~~~ [2]" w:date="2017-12-21T17:55:55Z">
        <w:r>
          <w:rPr>
            <w:rFonts w:hint="eastAsia"/>
            <w:lang w:val="en-US" w:eastAsia="zh-CN"/>
          </w:rPr>
          <w:t>报表</w:t>
        </w:r>
      </w:ins>
    </w:p>
    <w:p>
      <w:pPr>
        <w:pStyle w:val="3"/>
        <w:rPr>
          <w:ins w:id="1371" w:author="~~~~~~~~~~~~ [2]" w:date="2017-12-21T17:56:49Z"/>
          <w:rFonts w:hint="eastAsia"/>
          <w:lang w:val="en-US" w:eastAsia="zh-CN"/>
        </w:rPr>
      </w:pPr>
      <w:ins w:id="1372" w:author="~~~~~~~~~~~~ [2]" w:date="2017-12-21T17:56:14Z">
        <w:r>
          <w:rPr>
            <w:rFonts w:hint="eastAsia"/>
            <w:lang w:val="en-US" w:eastAsia="zh-CN"/>
          </w:rPr>
          <w:t>查看</w:t>
        </w:r>
      </w:ins>
      <w:ins w:id="1373" w:author="~~~~~~~~~~~~ [2]" w:date="2017-12-21T17:56:15Z">
        <w:r>
          <w:rPr>
            <w:rFonts w:hint="eastAsia"/>
            <w:lang w:val="en-US" w:eastAsia="zh-CN"/>
          </w:rPr>
          <w:t>库存</w:t>
        </w:r>
      </w:ins>
      <w:ins w:id="1374" w:author="~~~~~~~~~~~~ [2]" w:date="2017-12-21T17:56:16Z">
        <w:r>
          <w:rPr>
            <w:rFonts w:hint="eastAsia"/>
            <w:lang w:val="en-US" w:eastAsia="zh-CN"/>
          </w:rPr>
          <w:t>情况</w:t>
        </w:r>
      </w:ins>
      <w:ins w:id="1375" w:author="~~~~~~~~~~~~ [2]" w:date="2017-12-21T17:56:35Z">
        <w:r>
          <w:rPr>
            <w:rFonts w:hint="eastAsia"/>
            <w:lang w:val="en-US" w:eastAsia="zh-CN"/>
          </w:rPr>
          <w:t>并</w:t>
        </w:r>
      </w:ins>
      <w:ins w:id="1376" w:author="~~~~~~~~~~~~ [2]" w:date="2017-12-21T17:56:44Z">
        <w:r>
          <w:rPr>
            <w:rFonts w:hint="eastAsia"/>
            <w:lang w:val="en-US" w:eastAsia="zh-CN"/>
          </w:rPr>
          <w:t>进行</w:t>
        </w:r>
      </w:ins>
      <w:ins w:id="1377" w:author="~~~~~~~~~~~~ [2]" w:date="2017-12-21T17:56:45Z">
        <w:r>
          <w:rPr>
            <w:rFonts w:hint="eastAsia"/>
            <w:lang w:val="en-US" w:eastAsia="zh-CN"/>
          </w:rPr>
          <w:t>库存</w:t>
        </w:r>
      </w:ins>
      <w:ins w:id="1378" w:author="~~~~~~~~~~~~ [2]" w:date="2017-12-21T17:56:47Z">
        <w:r>
          <w:rPr>
            <w:rFonts w:hint="eastAsia"/>
            <w:lang w:val="en-US" w:eastAsia="zh-CN"/>
          </w:rPr>
          <w:t>预警</w:t>
        </w:r>
      </w:ins>
      <w:ins w:id="1379" w:author="~~~~~~~~~~~~ [2]" w:date="2017-12-21T17:56:48Z">
        <w:r>
          <w:rPr>
            <w:rFonts w:hint="eastAsia"/>
            <w:lang w:val="en-US" w:eastAsia="zh-CN"/>
          </w:rPr>
          <w:t>监控</w:t>
        </w:r>
      </w:ins>
      <w:ins w:id="1380" w:author="~~~~~~~~~~~~ [2]" w:date="2017-12-21T17:56:49Z">
        <w:r>
          <w:rPr>
            <w:rFonts w:hint="eastAsia"/>
            <w:lang w:val="en-US" w:eastAsia="zh-CN"/>
          </w:rPr>
          <w:t>。</w:t>
        </w:r>
      </w:ins>
    </w:p>
    <w:p>
      <w:pPr>
        <w:pStyle w:val="3"/>
        <w:spacing w:before="157" w:after="157" w:line="240" w:lineRule="auto"/>
        <w:rPr>
          <w:ins w:id="1381" w:author="~~~~~~~~~~~~ [2]" w:date="2017-12-21T17:49:58Z"/>
          <w:rFonts w:hint="eastAsia"/>
          <w:lang w:val="en-US" w:eastAsia="zh-CN"/>
        </w:rPr>
      </w:pPr>
      <w:ins w:id="1382" w:author="~~~~~~~~~~~~ [2]" w:date="2017-12-21T18:00:02Z">
        <w:r>
          <w:rPr/>
          <w:drawing>
            <wp:inline distT="0" distB="0" distL="114300" distR="114300">
              <wp:extent cx="5269865" cy="1620520"/>
              <wp:effectExtent l="0" t="0" r="6985" b="1778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67"/>
                      <a:stretch>
                        <a:fillRect/>
                      </a:stretch>
                    </pic:blipFill>
                    <pic:spPr>
                      <a:xfrm>
                        <a:off x="0" y="0"/>
                        <a:ext cx="5269865" cy="1620520"/>
                      </a:xfrm>
                      <a:prstGeom prst="rect">
                        <a:avLst/>
                      </a:prstGeom>
                      <a:noFill/>
                      <a:ln w="9525">
                        <a:noFill/>
                      </a:ln>
                    </pic:spPr>
                  </pic:pic>
                </a:graphicData>
              </a:graphic>
            </wp:inline>
          </w:drawing>
        </w:r>
      </w:ins>
    </w:p>
    <w:p>
      <w:pPr>
        <w:pStyle w:val="3"/>
        <w:spacing w:before="157" w:after="157" w:line="240" w:lineRule="auto"/>
        <w:rPr>
          <w:ins w:id="1384" w:author="~~~~~~~~~~~~ [2]" w:date="2017-12-22T09:37:01Z"/>
          <w:rFonts w:hint="eastAsia"/>
          <w:lang w:eastAsia="zh-CN"/>
        </w:rPr>
      </w:pPr>
      <w:ins w:id="1385" w:author="~~~~~~~~~~~~ [2]" w:date="2017-12-21T18:00:17Z">
        <w:r>
          <w:rPr>
            <w:rFonts w:hint="eastAsia"/>
            <w:lang w:eastAsia="zh-CN"/>
          </w:rPr>
          <w:t>【</w:t>
        </w:r>
      </w:ins>
      <w:ins w:id="1386" w:author="~~~~~~~~~~~~ [2]" w:date="2017-12-21T18:00:19Z">
        <w:r>
          <w:rPr>
            <w:rFonts w:hint="eastAsia"/>
            <w:lang w:eastAsia="zh-CN"/>
          </w:rPr>
          <w:t>来源</w:t>
        </w:r>
      </w:ins>
      <w:ins w:id="1387" w:author="~~~~~~~~~~~~ [2]" w:date="2017-12-21T18:00:17Z">
        <w:r>
          <w:rPr>
            <w:rFonts w:hint="eastAsia"/>
            <w:lang w:eastAsia="zh-CN"/>
          </w:rPr>
          <w:t>】</w:t>
        </w:r>
      </w:ins>
      <w:ins w:id="1388" w:author="~~~~~~~~~~~~ [2]" w:date="2017-12-21T18:00:20Z">
        <w:r>
          <w:rPr>
            <w:rFonts w:hint="eastAsia"/>
            <w:lang w:eastAsia="zh-CN"/>
          </w:rPr>
          <w:t>：</w:t>
        </w:r>
      </w:ins>
      <w:ins w:id="1389" w:author="~~~~~~~~~~~~ [2]" w:date="2017-12-21T18:00:22Z">
        <w:r>
          <w:rPr>
            <w:rFonts w:hint="eastAsia"/>
            <w:lang w:eastAsia="zh-CN"/>
          </w:rPr>
          <w:t>商品</w:t>
        </w:r>
      </w:ins>
      <w:ins w:id="1390" w:author="~~~~~~~~~~~~ [2]" w:date="2017-12-21T18:00:23Z">
        <w:r>
          <w:rPr>
            <w:rFonts w:hint="eastAsia"/>
            <w:lang w:eastAsia="zh-CN"/>
          </w:rPr>
          <w:t>库存</w:t>
        </w:r>
      </w:ins>
      <w:ins w:id="1391" w:author="~~~~~~~~~~~~ [2]" w:date="2017-12-21T18:00:34Z">
        <w:r>
          <w:rPr>
            <w:rFonts w:hint="eastAsia"/>
            <w:lang w:eastAsia="zh-CN"/>
          </w:rPr>
          <w:t>、</w:t>
        </w:r>
      </w:ins>
      <w:ins w:id="1392" w:author="~~~~~~~~~~~~ [2]" w:date="2017-12-21T18:00:35Z">
        <w:r>
          <w:rPr>
            <w:rFonts w:hint="eastAsia"/>
            <w:lang w:eastAsia="zh-CN"/>
          </w:rPr>
          <w:t>销售</w:t>
        </w:r>
      </w:ins>
      <w:ins w:id="1393" w:author="~~~~~~~~~~~~ [2]" w:date="2017-12-21T18:00:37Z">
        <w:r>
          <w:rPr>
            <w:rFonts w:hint="eastAsia"/>
            <w:lang w:eastAsia="zh-CN"/>
          </w:rPr>
          <w:t>出库</w:t>
        </w:r>
      </w:ins>
      <w:ins w:id="1394" w:author="~~~~~~~~~~~~ [2]" w:date="2017-12-21T18:00:43Z">
        <w:r>
          <w:rPr>
            <w:rFonts w:hint="eastAsia"/>
            <w:lang w:eastAsia="zh-CN"/>
          </w:rPr>
          <w:t>单</w:t>
        </w:r>
      </w:ins>
    </w:p>
    <w:p>
      <w:pPr>
        <w:pStyle w:val="3"/>
        <w:spacing w:before="157" w:after="157" w:line="240" w:lineRule="auto"/>
        <w:rPr>
          <w:ins w:id="1395" w:author="~~~~~~~~~~~~ [2]" w:date="2017-12-21T18:00:27Z"/>
          <w:rFonts w:hint="eastAsia"/>
          <w:lang w:eastAsia="zh-CN"/>
        </w:rPr>
      </w:pPr>
      <w:ins w:id="1396" w:author="~~~~~~~~~~~~ [2]" w:date="2017-12-22T09:37:01Z">
        <w:r>
          <w:rPr>
            <w:rFonts w:hint="eastAsia"/>
            <w:lang w:eastAsia="zh-CN"/>
          </w:rPr>
          <w:t>【查询条件】商品</w:t>
        </w:r>
      </w:ins>
    </w:p>
    <w:p>
      <w:pPr>
        <w:pStyle w:val="3"/>
        <w:spacing w:before="157" w:after="157" w:line="240" w:lineRule="auto"/>
        <w:rPr>
          <w:ins w:id="1397" w:author="~~~~~~~~~~~~ [2]" w:date="2017-12-21T18:00:47Z"/>
          <w:rFonts w:hint="eastAsia"/>
          <w:lang w:eastAsia="zh-CN"/>
        </w:rPr>
      </w:pPr>
      <w:ins w:id="1398" w:author="~~~~~~~~~~~~ [2]" w:date="2017-12-21T18:00:28Z">
        <w:r>
          <w:rPr>
            <w:rFonts w:hint="eastAsia"/>
            <w:lang w:eastAsia="zh-CN"/>
          </w:rPr>
          <w:t>【</w:t>
        </w:r>
      </w:ins>
      <w:ins w:id="1399" w:author="~~~~~~~~~~~~ [2]" w:date="2017-12-21T18:00:30Z">
        <w:r>
          <w:rPr>
            <w:rFonts w:hint="eastAsia"/>
            <w:lang w:eastAsia="zh-CN"/>
          </w:rPr>
          <w:t>数据</w:t>
        </w:r>
      </w:ins>
      <w:ins w:id="1400" w:author="~~~~~~~~~~~~ [2]" w:date="2017-12-21T18:00:31Z">
        <w:r>
          <w:rPr>
            <w:rFonts w:hint="eastAsia"/>
            <w:lang w:eastAsia="zh-CN"/>
          </w:rPr>
          <w:t>说明</w:t>
        </w:r>
      </w:ins>
      <w:ins w:id="1401" w:author="~~~~~~~~~~~~ [2]" w:date="2017-12-21T18:00:28Z">
        <w:r>
          <w:rPr>
            <w:rFonts w:hint="eastAsia"/>
            <w:lang w:eastAsia="zh-CN"/>
          </w:rPr>
          <w:t>】</w:t>
        </w:r>
      </w:ins>
    </w:p>
    <w:p>
      <w:pPr>
        <w:pStyle w:val="3"/>
        <w:spacing w:before="157" w:after="157" w:line="240" w:lineRule="auto"/>
        <w:rPr>
          <w:ins w:id="1402" w:author="~~~~~~~~~~~~ [2]" w:date="2017-12-21T18:01:03Z"/>
          <w:rFonts w:hint="eastAsia"/>
          <w:lang w:val="en-US" w:eastAsia="zh-CN"/>
        </w:rPr>
      </w:pPr>
      <w:ins w:id="1403" w:author="~~~~~~~~~~~~ [2]" w:date="2017-12-21T18:00:47Z">
        <w:r>
          <w:rPr>
            <w:rFonts w:hint="eastAsia"/>
            <w:lang w:val="en-US" w:eastAsia="zh-CN"/>
          </w:rPr>
          <w:t xml:space="preserve">  </w:t>
        </w:r>
      </w:ins>
      <w:ins w:id="1404" w:author="~~~~~~~~~~~~ [2]" w:date="2017-12-21T18:00:48Z">
        <w:r>
          <w:rPr>
            <w:rFonts w:hint="eastAsia"/>
            <w:lang w:val="en-US" w:eastAsia="zh-CN"/>
          </w:rPr>
          <w:t>【</w:t>
        </w:r>
      </w:ins>
      <w:ins w:id="1405" w:author="~~~~~~~~~~~~ [2]" w:date="2017-12-21T18:00:51Z">
        <w:r>
          <w:rPr>
            <w:rFonts w:hint="eastAsia"/>
            <w:lang w:val="en-US" w:eastAsia="zh-CN"/>
          </w:rPr>
          <w:t>商品</w:t>
        </w:r>
      </w:ins>
      <w:ins w:id="1406" w:author="~~~~~~~~~~~~ [2]" w:date="2017-12-21T18:00:48Z">
        <w:r>
          <w:rPr>
            <w:rFonts w:hint="eastAsia"/>
            <w:lang w:val="en-US" w:eastAsia="zh-CN"/>
          </w:rPr>
          <w:t>】</w:t>
        </w:r>
      </w:ins>
      <w:ins w:id="1407" w:author="~~~~~~~~~~~~ [2]" w:date="2017-12-21T18:00:58Z">
        <w:r>
          <w:rPr>
            <w:rFonts w:hint="eastAsia"/>
            <w:lang w:val="en-US" w:eastAsia="zh-CN"/>
          </w:rPr>
          <w:t>商品名称</w:t>
        </w:r>
      </w:ins>
      <w:ins w:id="1408" w:author="~~~~~~~~~~~~ [2]" w:date="2017-12-21T18:01:16Z">
        <w:r>
          <w:rPr>
            <w:rFonts w:hint="eastAsia"/>
            <w:lang w:val="en-US" w:eastAsia="zh-CN"/>
          </w:rPr>
          <w:t>、</w:t>
        </w:r>
      </w:ins>
      <w:ins w:id="1409" w:author="~~~~~~~~~~~~ [2]" w:date="2017-12-21T18:01:18Z">
        <w:r>
          <w:rPr>
            <w:rFonts w:hint="eastAsia"/>
            <w:lang w:val="en-US" w:eastAsia="zh-CN"/>
          </w:rPr>
          <w:t>商品</w:t>
        </w:r>
      </w:ins>
      <w:ins w:id="1410" w:author="~~~~~~~~~~~~ [2]" w:date="2017-12-21T18:01:19Z">
        <w:r>
          <w:rPr>
            <w:rFonts w:hint="eastAsia"/>
            <w:lang w:val="en-US" w:eastAsia="zh-CN"/>
          </w:rPr>
          <w:t>分类</w:t>
        </w:r>
      </w:ins>
      <w:ins w:id="1411" w:author="~~~~~~~~~~~~ [2]" w:date="2017-12-21T18:01:20Z">
        <w:r>
          <w:rPr>
            <w:rFonts w:hint="eastAsia"/>
            <w:lang w:val="en-US" w:eastAsia="zh-CN"/>
          </w:rPr>
          <w:t>、</w:t>
        </w:r>
      </w:ins>
      <w:ins w:id="1412" w:author="~~~~~~~~~~~~ [2]" w:date="2017-12-21T18:01:22Z">
        <w:r>
          <w:rPr>
            <w:rFonts w:hint="eastAsia"/>
            <w:lang w:val="en-US" w:eastAsia="zh-CN"/>
          </w:rPr>
          <w:t>规格</w:t>
        </w:r>
      </w:ins>
      <w:ins w:id="1413" w:author="~~~~~~~~~~~~ [2]" w:date="2017-12-21T18:01:23Z">
        <w:r>
          <w:rPr>
            <w:rFonts w:hint="eastAsia"/>
            <w:lang w:val="en-US" w:eastAsia="zh-CN"/>
          </w:rPr>
          <w:t>属性</w:t>
        </w:r>
      </w:ins>
    </w:p>
    <w:p>
      <w:pPr>
        <w:pStyle w:val="3"/>
        <w:spacing w:before="157" w:after="157" w:line="240" w:lineRule="auto"/>
        <w:rPr>
          <w:ins w:id="1414" w:author="~~~~~~~~~~~~ [2]" w:date="2017-12-21T18:01:34Z"/>
          <w:rFonts w:hint="eastAsia"/>
          <w:lang w:val="en-US" w:eastAsia="zh-CN"/>
        </w:rPr>
      </w:pPr>
      <w:ins w:id="1415" w:author="~~~~~~~~~~~~ [2]" w:date="2017-12-21T18:01:04Z">
        <w:r>
          <w:rPr>
            <w:rFonts w:hint="eastAsia"/>
            <w:lang w:val="en-US" w:eastAsia="zh-CN"/>
          </w:rPr>
          <w:t xml:space="preserve">  </w:t>
        </w:r>
      </w:ins>
      <w:ins w:id="1416" w:author="~~~~~~~~~~~~ [2]" w:date="2017-12-21T18:01:12Z">
        <w:r>
          <w:rPr>
            <w:rFonts w:hint="eastAsia"/>
            <w:lang w:val="en-US" w:eastAsia="zh-CN"/>
          </w:rPr>
          <w:t>【</w:t>
        </w:r>
      </w:ins>
      <w:ins w:id="1417" w:author="~~~~~~~~~~~~ [2]" w:date="2017-12-21T18:01:26Z">
        <w:r>
          <w:rPr>
            <w:rFonts w:hint="eastAsia"/>
            <w:lang w:val="en-US" w:eastAsia="zh-CN"/>
          </w:rPr>
          <w:t>库存</w:t>
        </w:r>
      </w:ins>
      <w:ins w:id="1418" w:author="~~~~~~~~~~~~ [2]" w:date="2017-12-21T18:01:07Z">
        <w:r>
          <w:rPr>
            <w:rFonts w:hint="eastAsia"/>
            <w:lang w:val="en-US" w:eastAsia="zh-CN"/>
          </w:rPr>
          <w:t>】</w:t>
        </w:r>
      </w:ins>
      <w:ins w:id="1419" w:author="~~~~~~~~~~~~ [2]" w:date="2017-12-21T18:01:28Z">
        <w:r>
          <w:rPr>
            <w:rFonts w:hint="eastAsia"/>
            <w:lang w:val="en-US" w:eastAsia="zh-CN"/>
          </w:rPr>
          <w:t>库存</w:t>
        </w:r>
      </w:ins>
      <w:ins w:id="1420" w:author="~~~~~~~~~~~~ [2]" w:date="2017-12-21T18:01:29Z">
        <w:r>
          <w:rPr>
            <w:rFonts w:hint="eastAsia"/>
            <w:lang w:val="en-US" w:eastAsia="zh-CN"/>
          </w:rPr>
          <w:t>信息</w:t>
        </w:r>
      </w:ins>
      <w:ins w:id="1421" w:author="~~~~~~~~~~~~ [2]" w:date="2017-12-21T18:01:30Z">
        <w:r>
          <w:rPr>
            <w:rFonts w:hint="eastAsia"/>
            <w:lang w:val="en-US" w:eastAsia="zh-CN"/>
          </w:rPr>
          <w:t>商品</w:t>
        </w:r>
      </w:ins>
      <w:ins w:id="1422" w:author="~~~~~~~~~~~~ [2]" w:date="2017-12-21T18:01:31Z">
        <w:r>
          <w:rPr>
            <w:rFonts w:hint="eastAsia"/>
            <w:lang w:val="en-US" w:eastAsia="zh-CN"/>
          </w:rPr>
          <w:t>对应</w:t>
        </w:r>
      </w:ins>
      <w:ins w:id="1423" w:author="~~~~~~~~~~~~ [2]" w:date="2017-12-21T18:01:32Z">
        <w:r>
          <w:rPr>
            <w:rFonts w:hint="eastAsia"/>
            <w:lang w:val="en-US" w:eastAsia="zh-CN"/>
          </w:rPr>
          <w:t>库存</w:t>
        </w:r>
      </w:ins>
    </w:p>
    <w:p>
      <w:pPr>
        <w:pStyle w:val="3"/>
        <w:spacing w:before="157" w:after="157" w:line="240" w:lineRule="auto"/>
        <w:rPr>
          <w:ins w:id="1424" w:author="~~~~~~~~~~~~ [2]" w:date="2017-12-21T18:02:13Z"/>
          <w:rFonts w:hint="eastAsia"/>
          <w:lang w:val="en-US" w:eastAsia="zh-CN"/>
        </w:rPr>
      </w:pPr>
      <w:ins w:id="1425" w:author="~~~~~~~~~~~~ [2]" w:date="2017-12-21T18:01:34Z">
        <w:r>
          <w:rPr>
            <w:rFonts w:hint="eastAsia"/>
            <w:lang w:val="en-US" w:eastAsia="zh-CN"/>
          </w:rPr>
          <w:t xml:space="preserve">  </w:t>
        </w:r>
      </w:ins>
      <w:ins w:id="1426" w:author="~~~~~~~~~~~~ [2]" w:date="2017-12-21T18:01:35Z">
        <w:r>
          <w:rPr>
            <w:rFonts w:hint="eastAsia"/>
            <w:lang w:val="en-US" w:eastAsia="zh-CN"/>
          </w:rPr>
          <w:t>【</w:t>
        </w:r>
      </w:ins>
      <w:ins w:id="1427" w:author="~~~~~~~~~~~~ [2]" w:date="2017-12-21T18:01:38Z">
        <w:r>
          <w:rPr>
            <w:rFonts w:hint="eastAsia"/>
            <w:lang w:val="en-US" w:eastAsia="zh-CN"/>
          </w:rPr>
          <w:t>商品</w:t>
        </w:r>
      </w:ins>
      <w:ins w:id="1428" w:author="~~~~~~~~~~~~ [2]" w:date="2017-12-21T18:01:39Z">
        <w:r>
          <w:rPr>
            <w:rFonts w:hint="eastAsia"/>
            <w:lang w:val="en-US" w:eastAsia="zh-CN"/>
          </w:rPr>
          <w:t>预警库存</w:t>
        </w:r>
      </w:ins>
      <w:ins w:id="1429" w:author="~~~~~~~~~~~~ [2]" w:date="2017-12-21T18:01:35Z">
        <w:r>
          <w:rPr>
            <w:rFonts w:hint="eastAsia"/>
            <w:lang w:val="en-US" w:eastAsia="zh-CN"/>
          </w:rPr>
          <w:t>】</w:t>
        </w:r>
      </w:ins>
      <w:ins w:id="1430" w:author="~~~~~~~~~~~~ [2]" w:date="2017-12-21T18:01:54Z">
        <w:r>
          <w:rPr>
            <w:rFonts w:hint="eastAsia"/>
            <w:lang w:val="en-US" w:eastAsia="zh-CN"/>
          </w:rPr>
          <w:t>当前</w:t>
        </w:r>
      </w:ins>
      <w:ins w:id="1431" w:author="~~~~~~~~~~~~ [2]" w:date="2017-12-21T18:01:57Z">
        <w:r>
          <w:rPr>
            <w:rFonts w:hint="eastAsia"/>
            <w:lang w:val="en-US" w:eastAsia="zh-CN"/>
          </w:rPr>
          <w:t>时间</w:t>
        </w:r>
      </w:ins>
      <w:ins w:id="1432" w:author="~~~~~~~~~~~~ [2]" w:date="2017-12-21T18:01:58Z">
        <w:r>
          <w:rPr>
            <w:rFonts w:hint="eastAsia"/>
            <w:lang w:val="en-US" w:eastAsia="zh-CN"/>
          </w:rPr>
          <w:t>前3</w:t>
        </w:r>
      </w:ins>
      <w:ins w:id="1433" w:author="~~~~~~~~~~~~ [2]" w:date="2017-12-21T18:01:59Z">
        <w:r>
          <w:rPr>
            <w:rFonts w:hint="eastAsia"/>
            <w:lang w:val="en-US" w:eastAsia="zh-CN"/>
          </w:rPr>
          <w:t>个</w:t>
        </w:r>
      </w:ins>
      <w:ins w:id="1434" w:author="~~~~~~~~~~~~ [2]" w:date="2017-12-21T18:02:01Z">
        <w:r>
          <w:rPr>
            <w:rFonts w:hint="eastAsia"/>
            <w:lang w:val="en-US" w:eastAsia="zh-CN"/>
          </w:rPr>
          <w:t>月</w:t>
        </w:r>
      </w:ins>
      <w:ins w:id="1435" w:author="~~~~~~~~~~~~ [2]" w:date="2017-12-21T18:02:04Z">
        <w:r>
          <w:rPr>
            <w:rFonts w:hint="eastAsia"/>
            <w:lang w:val="en-US" w:eastAsia="zh-CN"/>
          </w:rPr>
          <w:t>商品</w:t>
        </w:r>
      </w:ins>
      <w:ins w:id="1436" w:author="~~~~~~~~~~~~ [2]" w:date="2017-12-21T18:02:05Z">
        <w:r>
          <w:rPr>
            <w:rFonts w:hint="eastAsia"/>
            <w:lang w:val="en-US" w:eastAsia="zh-CN"/>
          </w:rPr>
          <w:t>销售</w:t>
        </w:r>
      </w:ins>
      <w:ins w:id="1437" w:author="~~~~~~~~~~~~ [2]" w:date="2017-12-21T18:02:09Z">
        <w:r>
          <w:rPr>
            <w:rFonts w:hint="eastAsia"/>
            <w:lang w:val="en-US" w:eastAsia="zh-CN"/>
          </w:rPr>
          <w:t>平均</w:t>
        </w:r>
      </w:ins>
      <w:ins w:id="1438" w:author="~~~~~~~~~~~~ [2]" w:date="2017-12-21T18:02:11Z">
        <w:r>
          <w:rPr>
            <w:rFonts w:hint="eastAsia"/>
            <w:lang w:val="en-US" w:eastAsia="zh-CN"/>
          </w:rPr>
          <w:t>数量</w:t>
        </w:r>
      </w:ins>
    </w:p>
    <w:p>
      <w:pPr>
        <w:pStyle w:val="3"/>
        <w:spacing w:before="157" w:after="157" w:line="240" w:lineRule="auto"/>
        <w:rPr>
          <w:ins w:id="1439" w:author="~~~~~~~~~~~~ [2]" w:date="2017-12-21T18:02:51Z"/>
          <w:rFonts w:hint="eastAsia"/>
          <w:lang w:val="en-US" w:eastAsia="zh-CN"/>
        </w:rPr>
      </w:pPr>
      <w:ins w:id="1440" w:author="~~~~~~~~~~~~ [2]" w:date="2017-12-21T18:02:13Z">
        <w:r>
          <w:rPr>
            <w:rFonts w:hint="eastAsia"/>
            <w:lang w:val="en-US" w:eastAsia="zh-CN"/>
          </w:rPr>
          <w:t xml:space="preserve"> </w:t>
        </w:r>
      </w:ins>
      <w:ins w:id="1441" w:author="~~~~~~~~~~~~ [2]" w:date="2017-12-21T18:02:14Z">
        <w:r>
          <w:rPr>
            <w:rFonts w:hint="eastAsia"/>
            <w:lang w:val="en-US" w:eastAsia="zh-CN"/>
          </w:rPr>
          <w:t xml:space="preserve"> 【</w:t>
        </w:r>
      </w:ins>
      <w:ins w:id="1442" w:author="~~~~~~~~~~~~ [2]" w:date="2017-12-21T18:02:16Z">
        <w:r>
          <w:rPr>
            <w:rFonts w:hint="eastAsia"/>
            <w:lang w:val="en-US" w:eastAsia="zh-CN"/>
          </w:rPr>
          <w:t>商品</w:t>
        </w:r>
      </w:ins>
      <w:ins w:id="1443" w:author="~~~~~~~~~~~~ [2]" w:date="2017-12-21T18:02:19Z">
        <w:r>
          <w:rPr>
            <w:rFonts w:hint="eastAsia"/>
            <w:lang w:val="en-US" w:eastAsia="zh-CN"/>
          </w:rPr>
          <w:t>有效期</w:t>
        </w:r>
      </w:ins>
      <w:ins w:id="1444" w:author="~~~~~~~~~~~~ [2]" w:date="2017-12-21T18:02:14Z">
        <w:r>
          <w:rPr>
            <w:rFonts w:hint="eastAsia"/>
            <w:lang w:val="en-US" w:eastAsia="zh-CN"/>
          </w:rPr>
          <w:t>】</w:t>
        </w:r>
      </w:ins>
      <w:ins w:id="1445" w:author="~~~~~~~~~~~~ [2]" w:date="2017-12-21T18:02:21Z">
        <w:r>
          <w:rPr>
            <w:rFonts w:hint="eastAsia"/>
            <w:lang w:val="en-US" w:eastAsia="zh-CN"/>
          </w:rPr>
          <w:t>商品</w:t>
        </w:r>
      </w:ins>
      <w:ins w:id="1446" w:author="~~~~~~~~~~~~ [2]" w:date="2017-12-21T18:02:22Z">
        <w:r>
          <w:rPr>
            <w:rFonts w:hint="eastAsia"/>
            <w:lang w:val="en-US" w:eastAsia="zh-CN"/>
          </w:rPr>
          <w:t>注册</w:t>
        </w:r>
      </w:ins>
      <w:ins w:id="1447" w:author="~~~~~~~~~~~~ [2]" w:date="2017-12-21T18:02:25Z">
        <w:r>
          <w:rPr>
            <w:rFonts w:hint="eastAsia"/>
            <w:lang w:val="en-US" w:eastAsia="zh-CN"/>
          </w:rPr>
          <w:t>有效</w:t>
        </w:r>
      </w:ins>
      <w:ins w:id="1448" w:author="~~~~~~~~~~~~ [2]" w:date="2017-12-21T18:02:26Z">
        <w:r>
          <w:rPr>
            <w:rFonts w:hint="eastAsia"/>
            <w:lang w:val="en-US" w:eastAsia="zh-CN"/>
          </w:rPr>
          <w:t>期</w:t>
        </w:r>
      </w:ins>
    </w:p>
    <w:p>
      <w:pPr>
        <w:pStyle w:val="6"/>
        <w:rPr>
          <w:ins w:id="1449" w:author="~~~~~~~~~~~~ [2]" w:date="2017-12-21T18:03:03Z"/>
          <w:rFonts w:hint="eastAsia"/>
          <w:lang w:val="en-US" w:eastAsia="zh-CN"/>
        </w:rPr>
      </w:pPr>
      <w:ins w:id="1450" w:author="~~~~~~~~~~~~ [2]" w:date="2017-12-21T18:02:52Z">
        <w:r>
          <w:rPr>
            <w:rFonts w:hint="eastAsia"/>
            <w:lang w:val="en-US" w:eastAsia="zh-CN"/>
          </w:rPr>
          <w:t>销售</w:t>
        </w:r>
      </w:ins>
      <w:ins w:id="1451" w:author="~~~~~~~~~~~~ [2]" w:date="2017-12-21T18:02:53Z">
        <w:r>
          <w:rPr>
            <w:rFonts w:hint="eastAsia"/>
            <w:lang w:val="en-US" w:eastAsia="zh-CN"/>
          </w:rPr>
          <w:t>报表</w:t>
        </w:r>
      </w:ins>
    </w:p>
    <w:p>
      <w:pPr>
        <w:pStyle w:val="3"/>
        <w:rPr>
          <w:ins w:id="1452" w:author="~~~~~~~~~~~~ [2]" w:date="2017-12-21T18:03:11Z"/>
          <w:rFonts w:hint="eastAsia"/>
          <w:lang w:val="en-US" w:eastAsia="zh-CN"/>
        </w:rPr>
      </w:pPr>
      <w:ins w:id="1453" w:author="~~~~~~~~~~~~ [2]" w:date="2017-12-21T18:03:04Z">
        <w:r>
          <w:rPr>
            <w:rFonts w:hint="eastAsia"/>
            <w:lang w:val="en-US" w:eastAsia="zh-CN"/>
          </w:rPr>
          <w:t>统计</w:t>
        </w:r>
      </w:ins>
      <w:ins w:id="1454" w:author="~~~~~~~~~~~~ [2]" w:date="2017-12-21T18:03:07Z">
        <w:r>
          <w:rPr>
            <w:rFonts w:hint="eastAsia"/>
            <w:lang w:val="en-US" w:eastAsia="zh-CN"/>
          </w:rPr>
          <w:t>商品</w:t>
        </w:r>
      </w:ins>
      <w:ins w:id="1455" w:author="~~~~~~~~~~~~ [2]" w:date="2017-12-21T18:03:10Z">
        <w:r>
          <w:rPr>
            <w:rFonts w:hint="eastAsia"/>
            <w:lang w:val="en-US" w:eastAsia="zh-CN"/>
          </w:rPr>
          <w:t>销售</w:t>
        </w:r>
      </w:ins>
      <w:ins w:id="1456" w:author="~~~~~~~~~~~~ [2]" w:date="2017-12-21T18:03:11Z">
        <w:r>
          <w:rPr>
            <w:rFonts w:hint="eastAsia"/>
            <w:lang w:val="en-US" w:eastAsia="zh-CN"/>
          </w:rPr>
          <w:t>情况。</w:t>
        </w:r>
      </w:ins>
    </w:p>
    <w:p>
      <w:pPr>
        <w:pStyle w:val="3"/>
        <w:spacing w:before="157" w:after="157" w:line="240" w:lineRule="auto"/>
        <w:rPr>
          <w:ins w:id="1457" w:author="~~~~~~~~~~~~ [2]" w:date="2017-12-21T18:04:19Z"/>
        </w:rPr>
      </w:pPr>
      <w:ins w:id="1458" w:author="~~~~~~~~~~~~ [2]" w:date="2017-12-21T18:04:04Z">
        <w:r>
          <w:rPr/>
          <w:drawing>
            <wp:inline distT="0" distB="0" distL="114300" distR="114300">
              <wp:extent cx="5270500" cy="1772920"/>
              <wp:effectExtent l="0" t="0" r="6350" b="1778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68"/>
                      <a:stretch>
                        <a:fillRect/>
                      </a:stretch>
                    </pic:blipFill>
                    <pic:spPr>
                      <a:xfrm>
                        <a:off x="0" y="0"/>
                        <a:ext cx="5270500" cy="1772920"/>
                      </a:xfrm>
                      <a:prstGeom prst="rect">
                        <a:avLst/>
                      </a:prstGeom>
                      <a:noFill/>
                      <a:ln w="9525">
                        <a:noFill/>
                      </a:ln>
                    </pic:spPr>
                  </pic:pic>
                </a:graphicData>
              </a:graphic>
            </wp:inline>
          </w:drawing>
        </w:r>
      </w:ins>
    </w:p>
    <w:p>
      <w:pPr>
        <w:pStyle w:val="3"/>
        <w:spacing w:before="157" w:after="157" w:line="240" w:lineRule="auto"/>
        <w:rPr>
          <w:ins w:id="1460" w:author="~~~~~~~~~~~~ [2]" w:date="2017-12-22T09:37:10Z"/>
          <w:rFonts w:hint="eastAsia"/>
          <w:lang w:val="en-US" w:eastAsia="zh-CN"/>
        </w:rPr>
      </w:pPr>
      <w:ins w:id="1461" w:author="~~~~~~~~~~~~ [2]" w:date="2017-12-22T09:35:08Z">
        <w:r>
          <w:rPr>
            <w:rFonts w:hint="eastAsia"/>
            <w:lang w:val="en-US" w:eastAsia="zh-CN"/>
          </w:rPr>
          <w:t>【</w:t>
        </w:r>
      </w:ins>
      <w:ins w:id="1462" w:author="~~~~~~~~~~~~ [2]" w:date="2017-12-22T09:35:11Z">
        <w:r>
          <w:rPr>
            <w:rFonts w:hint="eastAsia"/>
            <w:lang w:val="en-US" w:eastAsia="zh-CN"/>
          </w:rPr>
          <w:t>来源</w:t>
        </w:r>
      </w:ins>
      <w:ins w:id="1463" w:author="~~~~~~~~~~~~ [2]" w:date="2017-12-22T09:35:08Z">
        <w:r>
          <w:rPr>
            <w:rFonts w:hint="eastAsia"/>
            <w:lang w:val="en-US" w:eastAsia="zh-CN"/>
          </w:rPr>
          <w:t>】</w:t>
        </w:r>
      </w:ins>
      <w:ins w:id="1464" w:author="~~~~~~~~~~~~ [2]" w:date="2017-12-22T09:35:25Z">
        <w:r>
          <w:rPr>
            <w:rFonts w:hint="eastAsia"/>
            <w:lang w:val="en-US" w:eastAsia="zh-CN"/>
          </w:rPr>
          <w:t>销售出库</w:t>
        </w:r>
      </w:ins>
    </w:p>
    <w:p>
      <w:pPr>
        <w:pStyle w:val="3"/>
        <w:spacing w:before="157" w:after="157" w:line="240" w:lineRule="auto"/>
        <w:rPr>
          <w:ins w:id="1465" w:author="~~~~~~~~~~~~ [2]" w:date="2017-12-22T09:37:10Z"/>
          <w:rFonts w:hint="eastAsia"/>
          <w:lang w:eastAsia="zh-CN"/>
        </w:rPr>
      </w:pPr>
      <w:ins w:id="1466" w:author="~~~~~~~~~~~~ [2]" w:date="2017-12-22T09:37:10Z">
        <w:r>
          <w:rPr>
            <w:rFonts w:hint="eastAsia"/>
            <w:lang w:eastAsia="zh-CN"/>
          </w:rPr>
          <w:t>【查询条件】商品、医院</w:t>
        </w:r>
      </w:ins>
      <w:ins w:id="1467" w:author="~~~~~~~~~~~~ [2]" w:date="2017-12-22T09:37:19Z">
        <w:r>
          <w:rPr>
            <w:rFonts w:hint="eastAsia"/>
            <w:lang w:eastAsia="zh-CN"/>
          </w:rPr>
          <w:t>、</w:t>
        </w:r>
      </w:ins>
      <w:ins w:id="1468" w:author="~~~~~~~~~~~~ [2]" w:date="2017-12-22T09:37:20Z">
        <w:r>
          <w:rPr>
            <w:rFonts w:hint="eastAsia"/>
            <w:lang w:eastAsia="zh-CN"/>
          </w:rPr>
          <w:t>起止</w:t>
        </w:r>
      </w:ins>
      <w:ins w:id="1469" w:author="~~~~~~~~~~~~ [2]" w:date="2017-12-22T09:37:21Z">
        <w:r>
          <w:rPr>
            <w:rFonts w:hint="eastAsia"/>
            <w:lang w:eastAsia="zh-CN"/>
          </w:rPr>
          <w:t>日期</w:t>
        </w:r>
      </w:ins>
    </w:p>
    <w:p>
      <w:pPr>
        <w:pStyle w:val="3"/>
        <w:spacing w:before="157" w:after="157" w:line="240" w:lineRule="auto"/>
        <w:rPr>
          <w:ins w:id="1470" w:author="~~~~~~~~~~~~ [2]" w:date="2017-12-22T09:37:24Z"/>
          <w:rFonts w:hint="eastAsia"/>
          <w:lang w:val="en-US" w:eastAsia="zh-CN"/>
        </w:rPr>
      </w:pPr>
      <w:ins w:id="1471" w:author="~~~~~~~~~~~~ [2]" w:date="2017-12-22T09:35:51Z">
        <w:r>
          <w:rPr>
            <w:rFonts w:hint="eastAsia"/>
            <w:lang w:val="en-US" w:eastAsia="zh-CN"/>
          </w:rPr>
          <w:t>【</w:t>
        </w:r>
      </w:ins>
      <w:ins w:id="1472" w:author="~~~~~~~~~~~~ [2]" w:date="2017-12-22T09:35:58Z">
        <w:r>
          <w:rPr>
            <w:rFonts w:hint="eastAsia"/>
            <w:lang w:val="en-US" w:eastAsia="zh-CN"/>
          </w:rPr>
          <w:t>字段</w:t>
        </w:r>
      </w:ins>
      <w:ins w:id="1473" w:author="~~~~~~~~~~~~ [2]" w:date="2017-12-22T09:35:59Z">
        <w:r>
          <w:rPr>
            <w:rFonts w:hint="eastAsia"/>
            <w:lang w:val="en-US" w:eastAsia="zh-CN"/>
          </w:rPr>
          <w:t>说明</w:t>
        </w:r>
      </w:ins>
      <w:ins w:id="1474" w:author="~~~~~~~~~~~~ [2]" w:date="2017-12-22T09:35:51Z">
        <w:r>
          <w:rPr>
            <w:rFonts w:hint="eastAsia"/>
            <w:lang w:val="en-US" w:eastAsia="zh-CN"/>
          </w:rPr>
          <w:t>】</w:t>
        </w:r>
      </w:ins>
    </w:p>
    <w:p>
      <w:pPr>
        <w:pStyle w:val="3"/>
        <w:spacing w:before="157" w:after="157" w:line="240" w:lineRule="auto"/>
        <w:rPr>
          <w:ins w:id="1475" w:author="~~~~~~~~~~~~ [2]" w:date="2017-12-22T09:37:37Z"/>
          <w:rFonts w:hint="eastAsia"/>
          <w:lang w:val="en-US" w:eastAsia="zh-CN"/>
        </w:rPr>
      </w:pPr>
      <w:ins w:id="1476" w:author="~~~~~~~~~~~~ [2]" w:date="2017-12-22T09:37:25Z">
        <w:r>
          <w:rPr>
            <w:rFonts w:hint="eastAsia"/>
            <w:lang w:val="en-US" w:eastAsia="zh-CN"/>
          </w:rPr>
          <w:t xml:space="preserve"> 【</w:t>
        </w:r>
      </w:ins>
      <w:ins w:id="1477" w:author="~~~~~~~~~~~~ [2]" w:date="2017-12-22T09:37:27Z">
        <w:r>
          <w:rPr>
            <w:rFonts w:hint="eastAsia"/>
            <w:lang w:val="en-US" w:eastAsia="zh-CN"/>
          </w:rPr>
          <w:t>商品</w:t>
        </w:r>
      </w:ins>
      <w:ins w:id="1478" w:author="~~~~~~~~~~~~ [2]" w:date="2017-12-22T09:37:25Z">
        <w:r>
          <w:rPr>
            <w:rFonts w:hint="eastAsia"/>
            <w:lang w:val="en-US" w:eastAsia="zh-CN"/>
          </w:rPr>
          <w:t>】</w:t>
        </w:r>
      </w:ins>
      <w:ins w:id="1479" w:author="~~~~~~~~~~~~ [2]" w:date="2017-12-22T09:37:29Z">
        <w:r>
          <w:rPr>
            <w:rFonts w:hint="eastAsia"/>
            <w:lang w:val="en-US" w:eastAsia="zh-CN"/>
          </w:rPr>
          <w:t>销售</w:t>
        </w:r>
      </w:ins>
      <w:ins w:id="1480" w:author="~~~~~~~~~~~~ [2]" w:date="2017-12-22T09:37:30Z">
        <w:r>
          <w:rPr>
            <w:rFonts w:hint="eastAsia"/>
            <w:lang w:val="en-US" w:eastAsia="zh-CN"/>
          </w:rPr>
          <w:t>出库</w:t>
        </w:r>
      </w:ins>
      <w:ins w:id="1481" w:author="~~~~~~~~~~~~ [2]" w:date="2017-12-22T09:37:31Z">
        <w:r>
          <w:rPr>
            <w:rFonts w:hint="eastAsia"/>
            <w:lang w:val="en-US" w:eastAsia="zh-CN"/>
          </w:rPr>
          <w:t>单</w:t>
        </w:r>
      </w:ins>
      <w:ins w:id="1482" w:author="~~~~~~~~~~~~ [2]" w:date="2017-12-22T09:37:32Z">
        <w:r>
          <w:rPr>
            <w:rFonts w:hint="eastAsia"/>
            <w:lang w:val="en-US" w:eastAsia="zh-CN"/>
          </w:rPr>
          <w:t>商品</w:t>
        </w:r>
      </w:ins>
      <w:ins w:id="1483" w:author="~~~~~~~~~~~~ [2]" w:date="2017-12-22T09:37:37Z">
        <w:r>
          <w:rPr>
            <w:rFonts w:hint="eastAsia"/>
            <w:lang w:val="en-US" w:eastAsia="zh-CN"/>
          </w:rPr>
          <w:t>信息</w:t>
        </w:r>
      </w:ins>
    </w:p>
    <w:p>
      <w:pPr>
        <w:pStyle w:val="3"/>
        <w:spacing w:before="157" w:after="157" w:line="240" w:lineRule="auto"/>
        <w:rPr>
          <w:ins w:id="1484" w:author="~~~~~~~~~~~~ [2]" w:date="2017-12-22T09:37:55Z"/>
          <w:rFonts w:hint="eastAsia"/>
          <w:lang w:val="en-US" w:eastAsia="zh-CN"/>
        </w:rPr>
      </w:pPr>
      <w:ins w:id="1485" w:author="~~~~~~~~~~~~ [2]" w:date="2017-12-22T09:37:37Z">
        <w:r>
          <w:rPr>
            <w:rFonts w:hint="eastAsia"/>
            <w:lang w:val="en-US" w:eastAsia="zh-CN"/>
          </w:rPr>
          <w:t xml:space="preserve"> </w:t>
        </w:r>
      </w:ins>
      <w:ins w:id="1486" w:author="~~~~~~~~~~~~ [2]" w:date="2017-12-22T09:37:41Z">
        <w:r>
          <w:rPr>
            <w:rFonts w:hint="eastAsia"/>
            <w:lang w:val="en-US" w:eastAsia="zh-CN"/>
          </w:rPr>
          <w:t>【</w:t>
        </w:r>
      </w:ins>
      <w:ins w:id="1487" w:author="~~~~~~~~~~~~ [2]" w:date="2017-12-22T09:37:44Z">
        <w:r>
          <w:rPr>
            <w:rFonts w:hint="eastAsia"/>
            <w:lang w:val="en-US" w:eastAsia="zh-CN"/>
          </w:rPr>
          <w:t>医院</w:t>
        </w:r>
      </w:ins>
      <w:ins w:id="1488" w:author="~~~~~~~~~~~~ [2]" w:date="2017-12-22T09:37:41Z">
        <w:r>
          <w:rPr>
            <w:rFonts w:hint="eastAsia"/>
            <w:lang w:val="en-US" w:eastAsia="zh-CN"/>
          </w:rPr>
          <w:t>】</w:t>
        </w:r>
      </w:ins>
      <w:ins w:id="1489" w:author="~~~~~~~~~~~~ [2]" w:date="2017-12-22T09:37:46Z">
        <w:r>
          <w:rPr>
            <w:rFonts w:hint="eastAsia"/>
            <w:lang w:val="en-US" w:eastAsia="zh-CN"/>
          </w:rPr>
          <w:t>销售</w:t>
        </w:r>
      </w:ins>
      <w:ins w:id="1490" w:author="~~~~~~~~~~~~ [2]" w:date="2017-12-22T09:37:47Z">
        <w:r>
          <w:rPr>
            <w:rFonts w:hint="eastAsia"/>
            <w:lang w:val="en-US" w:eastAsia="zh-CN"/>
          </w:rPr>
          <w:t>出库</w:t>
        </w:r>
      </w:ins>
      <w:ins w:id="1491" w:author="~~~~~~~~~~~~ [2]" w:date="2017-12-22T09:37:49Z">
        <w:r>
          <w:rPr>
            <w:rFonts w:hint="eastAsia"/>
            <w:lang w:val="en-US" w:eastAsia="zh-CN"/>
          </w:rPr>
          <w:t>单</w:t>
        </w:r>
      </w:ins>
      <w:ins w:id="1492" w:author="~~~~~~~~~~~~ [2]" w:date="2017-12-22T09:37:51Z">
        <w:r>
          <w:rPr>
            <w:rFonts w:hint="eastAsia"/>
            <w:lang w:val="en-US" w:eastAsia="zh-CN"/>
          </w:rPr>
          <w:t>商品</w:t>
        </w:r>
      </w:ins>
      <w:ins w:id="1493" w:author="~~~~~~~~~~~~ [2]" w:date="2017-12-22T09:37:53Z">
        <w:r>
          <w:rPr>
            <w:rFonts w:hint="eastAsia"/>
            <w:lang w:val="en-US" w:eastAsia="zh-CN"/>
          </w:rPr>
          <w:t>对应</w:t>
        </w:r>
      </w:ins>
      <w:ins w:id="1494" w:author="~~~~~~~~~~~~ [2]" w:date="2017-12-22T09:37:54Z">
        <w:r>
          <w:rPr>
            <w:rFonts w:hint="eastAsia"/>
            <w:lang w:val="en-US" w:eastAsia="zh-CN"/>
          </w:rPr>
          <w:t>医院</w:t>
        </w:r>
      </w:ins>
      <w:ins w:id="1495" w:author="~~~~~~~~~~~~ [2]" w:date="2017-12-22T09:37:55Z">
        <w:r>
          <w:rPr>
            <w:rFonts w:hint="eastAsia"/>
            <w:lang w:val="en-US" w:eastAsia="zh-CN"/>
          </w:rPr>
          <w:t>信息</w:t>
        </w:r>
      </w:ins>
    </w:p>
    <w:p>
      <w:pPr>
        <w:pStyle w:val="3"/>
        <w:spacing w:before="157" w:after="157" w:line="240" w:lineRule="auto"/>
        <w:rPr>
          <w:ins w:id="1496" w:author="~~~~~~~~~~~~ [2]" w:date="2017-12-22T09:38:19Z"/>
          <w:rFonts w:hint="eastAsia"/>
          <w:lang w:val="en-US" w:eastAsia="zh-CN"/>
        </w:rPr>
      </w:pPr>
      <w:ins w:id="1497" w:author="~~~~~~~~~~~~ [2]" w:date="2017-12-22T09:37:56Z">
        <w:r>
          <w:rPr>
            <w:rFonts w:hint="eastAsia"/>
            <w:lang w:val="en-US" w:eastAsia="zh-CN"/>
          </w:rPr>
          <w:t xml:space="preserve"> </w:t>
        </w:r>
      </w:ins>
      <w:ins w:id="1498" w:author="~~~~~~~~~~~~ [2]" w:date="2017-12-22T09:37:57Z">
        <w:r>
          <w:rPr>
            <w:rFonts w:hint="eastAsia"/>
            <w:lang w:val="en-US" w:eastAsia="zh-CN"/>
          </w:rPr>
          <w:t>【</w:t>
        </w:r>
      </w:ins>
      <w:ins w:id="1499" w:author="~~~~~~~~~~~~ [2]" w:date="2017-12-22T09:38:00Z">
        <w:r>
          <w:rPr>
            <w:rFonts w:hint="eastAsia"/>
            <w:lang w:val="en-US" w:eastAsia="zh-CN"/>
          </w:rPr>
          <w:t>销售</w:t>
        </w:r>
      </w:ins>
      <w:ins w:id="1500" w:author="~~~~~~~~~~~~ [2]" w:date="2017-12-22T09:38:04Z">
        <w:r>
          <w:rPr>
            <w:rFonts w:hint="eastAsia"/>
            <w:lang w:val="en-US" w:eastAsia="zh-CN"/>
          </w:rPr>
          <w:t>数量</w:t>
        </w:r>
      </w:ins>
      <w:ins w:id="1501" w:author="~~~~~~~~~~~~ [2]" w:date="2017-12-22T09:37:57Z">
        <w:r>
          <w:rPr>
            <w:rFonts w:hint="eastAsia"/>
            <w:lang w:val="en-US" w:eastAsia="zh-CN"/>
          </w:rPr>
          <w:t>】</w:t>
        </w:r>
      </w:ins>
      <w:ins w:id="1502" w:author="~~~~~~~~~~~~ [2]" w:date="2017-12-22T09:38:14Z">
        <w:r>
          <w:rPr>
            <w:rFonts w:hint="eastAsia"/>
            <w:lang w:val="en-US" w:eastAsia="zh-CN"/>
          </w:rPr>
          <w:t>根据</w:t>
        </w:r>
      </w:ins>
      <w:ins w:id="1503" w:author="~~~~~~~~~~~~ [2]" w:date="2017-12-22T09:38:15Z">
        <w:r>
          <w:rPr>
            <w:rFonts w:hint="eastAsia"/>
            <w:lang w:val="en-US" w:eastAsia="zh-CN"/>
          </w:rPr>
          <w:t>商品</w:t>
        </w:r>
      </w:ins>
      <w:ins w:id="1504" w:author="~~~~~~~~~~~~ [2]" w:date="2017-12-22T09:38:16Z">
        <w:r>
          <w:rPr>
            <w:rFonts w:hint="eastAsia"/>
            <w:lang w:val="en-US" w:eastAsia="zh-CN"/>
          </w:rPr>
          <w:t>、</w:t>
        </w:r>
      </w:ins>
      <w:ins w:id="1505" w:author="~~~~~~~~~~~~ [2]" w:date="2017-12-22T09:38:17Z">
        <w:r>
          <w:rPr>
            <w:rFonts w:hint="eastAsia"/>
            <w:lang w:val="en-US" w:eastAsia="zh-CN"/>
          </w:rPr>
          <w:t>医院</w:t>
        </w:r>
      </w:ins>
      <w:ins w:id="1506" w:author="~~~~~~~~~~~~ [2]" w:date="2017-12-22T09:38:18Z">
        <w:r>
          <w:rPr>
            <w:rFonts w:hint="eastAsia"/>
            <w:lang w:val="en-US" w:eastAsia="zh-CN"/>
          </w:rPr>
          <w:t>汇总</w:t>
        </w:r>
      </w:ins>
      <w:ins w:id="1507" w:author="~~~~~~~~~~~~ [2]" w:date="2017-12-22T09:38:19Z">
        <w:r>
          <w:rPr>
            <w:rFonts w:hint="eastAsia"/>
            <w:lang w:val="en-US" w:eastAsia="zh-CN"/>
          </w:rPr>
          <w:t>数量</w:t>
        </w:r>
      </w:ins>
    </w:p>
    <w:p>
      <w:pPr>
        <w:pStyle w:val="3"/>
        <w:spacing w:before="157" w:after="157" w:line="240" w:lineRule="auto"/>
        <w:rPr>
          <w:ins w:id="1508" w:author="~~~~~~~~~~~~ [2]" w:date="2017-12-22T09:39:57Z"/>
          <w:rFonts w:hint="eastAsia"/>
          <w:lang w:val="en-US" w:eastAsia="zh-CN"/>
        </w:rPr>
      </w:pPr>
      <w:ins w:id="1509" w:author="~~~~~~~~~~~~ [2]" w:date="2017-12-22T09:38:22Z">
        <w:r>
          <w:rPr>
            <w:rFonts w:hint="eastAsia"/>
            <w:lang w:val="en-US" w:eastAsia="zh-CN"/>
          </w:rPr>
          <w:t xml:space="preserve"> 【</w:t>
        </w:r>
      </w:ins>
      <w:ins w:id="1510" w:author="~~~~~~~~~~~~ [2]" w:date="2017-12-22T09:38:25Z">
        <w:r>
          <w:rPr>
            <w:rFonts w:hint="eastAsia"/>
            <w:lang w:val="en-US" w:eastAsia="zh-CN"/>
          </w:rPr>
          <w:t>销售</w:t>
        </w:r>
      </w:ins>
      <w:ins w:id="1511" w:author="~~~~~~~~~~~~ [2]" w:date="2017-12-22T09:38:26Z">
        <w:r>
          <w:rPr>
            <w:rFonts w:hint="eastAsia"/>
            <w:lang w:val="en-US" w:eastAsia="zh-CN"/>
          </w:rPr>
          <w:t>金额</w:t>
        </w:r>
      </w:ins>
      <w:ins w:id="1512" w:author="~~~~~~~~~~~~ [2]" w:date="2017-12-22T09:38:23Z">
        <w:r>
          <w:rPr>
            <w:rFonts w:hint="eastAsia"/>
            <w:lang w:val="en-US" w:eastAsia="zh-CN"/>
          </w:rPr>
          <w:t>】</w:t>
        </w:r>
      </w:ins>
      <w:ins w:id="1513" w:author="~~~~~~~~~~~~ [2]" w:date="2017-12-22T09:38:27Z">
        <w:r>
          <w:rPr>
            <w:rFonts w:hint="eastAsia"/>
            <w:lang w:val="en-US" w:eastAsia="zh-CN"/>
          </w:rPr>
          <w:t>根据</w:t>
        </w:r>
      </w:ins>
      <w:ins w:id="1514" w:author="~~~~~~~~~~~~ [2]" w:date="2017-12-22T09:38:29Z">
        <w:r>
          <w:rPr>
            <w:rFonts w:hint="eastAsia"/>
            <w:lang w:val="en-US" w:eastAsia="zh-CN"/>
          </w:rPr>
          <w:t>商品</w:t>
        </w:r>
      </w:ins>
      <w:ins w:id="1515" w:author="~~~~~~~~~~~~ [2]" w:date="2017-12-22T09:38:31Z">
        <w:r>
          <w:rPr>
            <w:rFonts w:hint="eastAsia"/>
            <w:lang w:val="en-US" w:eastAsia="zh-CN"/>
          </w:rPr>
          <w:t>、</w:t>
        </w:r>
      </w:ins>
      <w:ins w:id="1516" w:author="~~~~~~~~~~~~ [2]" w:date="2017-12-22T09:38:32Z">
        <w:r>
          <w:rPr>
            <w:rFonts w:hint="eastAsia"/>
            <w:lang w:val="en-US" w:eastAsia="zh-CN"/>
          </w:rPr>
          <w:t>医院</w:t>
        </w:r>
      </w:ins>
      <w:ins w:id="1517" w:author="~~~~~~~~~~~~ [2]" w:date="2017-12-22T09:38:33Z">
        <w:r>
          <w:rPr>
            <w:rFonts w:hint="eastAsia"/>
            <w:lang w:val="en-US" w:eastAsia="zh-CN"/>
          </w:rPr>
          <w:t>汇总</w:t>
        </w:r>
      </w:ins>
      <w:ins w:id="1518" w:author="~~~~~~~~~~~~ [2]" w:date="2017-12-22T09:38:34Z">
        <w:r>
          <w:rPr>
            <w:rFonts w:hint="eastAsia"/>
            <w:lang w:val="en-US" w:eastAsia="zh-CN"/>
          </w:rPr>
          <w:t>金额</w:t>
        </w:r>
      </w:ins>
    </w:p>
    <w:p>
      <w:pPr>
        <w:pStyle w:val="6"/>
        <w:rPr>
          <w:ins w:id="1519" w:author="~~~~~~~~~~~~ [2]" w:date="2017-12-22T09:39:58Z"/>
          <w:rFonts w:hint="eastAsia"/>
          <w:lang w:val="en-US" w:eastAsia="zh-CN"/>
        </w:rPr>
      </w:pPr>
      <w:ins w:id="1520" w:author="~~~~~~~~~~~~ [2]" w:date="2017-12-22T09:40:08Z">
        <w:r>
          <w:rPr>
            <w:rFonts w:hint="eastAsia"/>
            <w:lang w:val="en-US" w:eastAsia="zh-CN"/>
          </w:rPr>
          <w:t>应收</w:t>
        </w:r>
      </w:ins>
      <w:ins w:id="1521" w:author="~~~~~~~~~~~~ [2]" w:date="2017-12-22T09:40:09Z">
        <w:r>
          <w:rPr>
            <w:rFonts w:hint="eastAsia"/>
            <w:lang w:val="en-US" w:eastAsia="zh-CN"/>
          </w:rPr>
          <w:t>账款</w:t>
        </w:r>
      </w:ins>
    </w:p>
    <w:p>
      <w:pPr>
        <w:pStyle w:val="3"/>
        <w:rPr>
          <w:ins w:id="1522" w:author="~~~~~~~~~~~~ [2]" w:date="2017-12-22T09:39:58Z"/>
          <w:rFonts w:hint="eastAsia"/>
          <w:lang w:val="en-US" w:eastAsia="zh-CN"/>
        </w:rPr>
      </w:pPr>
      <w:ins w:id="1523" w:author="~~~~~~~~~~~~ [2]" w:date="2017-12-22T09:39:58Z">
        <w:r>
          <w:rPr>
            <w:rFonts w:hint="eastAsia"/>
            <w:lang w:val="en-US" w:eastAsia="zh-CN"/>
          </w:rPr>
          <w:t>统计</w:t>
        </w:r>
      </w:ins>
      <w:ins w:id="1524" w:author="~~~~~~~~~~~~ [2]" w:date="2017-12-22T09:40:14Z">
        <w:r>
          <w:rPr>
            <w:rFonts w:hint="eastAsia"/>
            <w:lang w:val="en-US" w:eastAsia="zh-CN"/>
          </w:rPr>
          <w:t>医院</w:t>
        </w:r>
      </w:ins>
      <w:ins w:id="1525" w:author="~~~~~~~~~~~~ [2]" w:date="2017-12-22T09:40:19Z">
        <w:r>
          <w:rPr>
            <w:rFonts w:hint="eastAsia"/>
            <w:lang w:val="en-US" w:eastAsia="zh-CN"/>
          </w:rPr>
          <w:t>收款情况</w:t>
        </w:r>
      </w:ins>
      <w:ins w:id="1526" w:author="~~~~~~~~~~~~ [2]" w:date="2017-12-22T09:39:58Z">
        <w:r>
          <w:rPr>
            <w:rFonts w:hint="eastAsia"/>
            <w:lang w:val="en-US" w:eastAsia="zh-CN"/>
          </w:rPr>
          <w:t>。</w:t>
        </w:r>
      </w:ins>
    </w:p>
    <w:p>
      <w:pPr>
        <w:pStyle w:val="3"/>
        <w:spacing w:before="157" w:after="157" w:line="240" w:lineRule="auto"/>
        <w:rPr>
          <w:ins w:id="1527" w:author="~~~~~~~~~~~~ [2]" w:date="2017-12-22T09:39:58Z"/>
        </w:rPr>
      </w:pPr>
      <w:ins w:id="1528" w:author="~~~~~~~~~~~~ [2]" w:date="2017-12-22T09:43:38Z">
        <w:r>
          <w:rPr/>
          <w:drawing>
            <wp:inline distT="0" distB="0" distL="114300" distR="114300">
              <wp:extent cx="5272405" cy="1819275"/>
              <wp:effectExtent l="0" t="0" r="4445" b="952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69"/>
                      <a:stretch>
                        <a:fillRect/>
                      </a:stretch>
                    </pic:blipFill>
                    <pic:spPr>
                      <a:xfrm>
                        <a:off x="0" y="0"/>
                        <a:ext cx="5272405" cy="1819275"/>
                      </a:xfrm>
                      <a:prstGeom prst="rect">
                        <a:avLst/>
                      </a:prstGeom>
                      <a:noFill/>
                      <a:ln w="9525">
                        <a:noFill/>
                      </a:ln>
                    </pic:spPr>
                  </pic:pic>
                </a:graphicData>
              </a:graphic>
            </wp:inline>
          </w:drawing>
        </w:r>
      </w:ins>
    </w:p>
    <w:p>
      <w:pPr>
        <w:pStyle w:val="3"/>
        <w:spacing w:before="157" w:after="157" w:line="240" w:lineRule="auto"/>
        <w:rPr>
          <w:ins w:id="1530" w:author="~~~~~~~~~~~~ [2]" w:date="2017-12-22T09:39:58Z"/>
          <w:rFonts w:hint="eastAsia"/>
          <w:lang w:val="en-US" w:eastAsia="zh-CN"/>
        </w:rPr>
      </w:pPr>
      <w:ins w:id="1531" w:author="~~~~~~~~~~~~ [2]" w:date="2017-12-22T09:39:58Z">
        <w:r>
          <w:rPr>
            <w:rFonts w:hint="eastAsia"/>
            <w:lang w:val="en-US" w:eastAsia="zh-CN"/>
          </w:rPr>
          <w:t>【来源】销售出库</w:t>
        </w:r>
      </w:ins>
      <w:ins w:id="1532" w:author="~~~~~~~~~~~~ [2]" w:date="2017-12-22T09:43:42Z">
        <w:r>
          <w:rPr>
            <w:rFonts w:hint="eastAsia"/>
            <w:lang w:val="en-US" w:eastAsia="zh-CN"/>
          </w:rPr>
          <w:t>、</w:t>
        </w:r>
      </w:ins>
      <w:ins w:id="1533" w:author="~~~~~~~~~~~~ [2]" w:date="2017-12-22T09:43:46Z">
        <w:r>
          <w:rPr>
            <w:rFonts w:hint="eastAsia"/>
            <w:lang w:val="en-US" w:eastAsia="zh-CN"/>
          </w:rPr>
          <w:t>收款</w:t>
        </w:r>
      </w:ins>
      <w:ins w:id="1534" w:author="~~~~~~~~~~~~ [2]" w:date="2017-12-22T09:43:47Z">
        <w:r>
          <w:rPr>
            <w:rFonts w:hint="eastAsia"/>
            <w:lang w:val="en-US" w:eastAsia="zh-CN"/>
          </w:rPr>
          <w:t>单</w:t>
        </w:r>
      </w:ins>
    </w:p>
    <w:p>
      <w:pPr>
        <w:pStyle w:val="3"/>
        <w:spacing w:before="157" w:after="157" w:line="240" w:lineRule="auto"/>
        <w:rPr>
          <w:ins w:id="1535" w:author="~~~~~~~~~~~~ [2]" w:date="2017-12-22T09:39:58Z"/>
          <w:rFonts w:hint="eastAsia"/>
          <w:lang w:eastAsia="zh-CN"/>
        </w:rPr>
      </w:pPr>
      <w:ins w:id="1536" w:author="~~~~~~~~~~~~ [2]" w:date="2017-12-22T09:39:58Z">
        <w:r>
          <w:rPr>
            <w:rFonts w:hint="eastAsia"/>
            <w:lang w:eastAsia="zh-CN"/>
          </w:rPr>
          <w:t>【查询条件】医院、起止日期</w:t>
        </w:r>
      </w:ins>
    </w:p>
    <w:p>
      <w:pPr>
        <w:pStyle w:val="3"/>
        <w:spacing w:before="157" w:after="157" w:line="240" w:lineRule="auto"/>
        <w:rPr>
          <w:ins w:id="1537" w:author="~~~~~~~~~~~~ [2]" w:date="2017-12-22T09:39:58Z"/>
          <w:rFonts w:hint="eastAsia"/>
          <w:lang w:val="en-US" w:eastAsia="zh-CN"/>
        </w:rPr>
      </w:pPr>
      <w:ins w:id="1538" w:author="~~~~~~~~~~~~ [2]" w:date="2017-12-22T09:39:58Z">
        <w:r>
          <w:rPr>
            <w:rFonts w:hint="eastAsia"/>
            <w:lang w:val="en-US" w:eastAsia="zh-CN"/>
          </w:rPr>
          <w:t>【字段说明】</w:t>
        </w:r>
      </w:ins>
    </w:p>
    <w:p>
      <w:pPr>
        <w:pStyle w:val="3"/>
        <w:spacing w:before="157" w:after="157" w:line="240" w:lineRule="auto"/>
        <w:rPr>
          <w:ins w:id="1539" w:author="~~~~~~~~~~~~ [2]" w:date="2017-12-22T09:39:58Z"/>
          <w:rFonts w:hint="eastAsia"/>
          <w:lang w:val="en-US" w:eastAsia="zh-CN"/>
        </w:rPr>
      </w:pPr>
      <w:ins w:id="1540" w:author="~~~~~~~~~~~~ [2]" w:date="2017-12-22T09:39:58Z">
        <w:r>
          <w:rPr>
            <w:rFonts w:hint="eastAsia"/>
            <w:lang w:val="en-US" w:eastAsia="zh-CN"/>
          </w:rPr>
          <w:t xml:space="preserve"> 【</w:t>
        </w:r>
      </w:ins>
      <w:ins w:id="1541" w:author="~~~~~~~~~~~~ [2]" w:date="2017-12-22T09:44:01Z">
        <w:r>
          <w:rPr>
            <w:rFonts w:hint="eastAsia"/>
            <w:lang w:val="en-US" w:eastAsia="zh-CN"/>
          </w:rPr>
          <w:t>医院</w:t>
        </w:r>
      </w:ins>
      <w:ins w:id="1542" w:author="~~~~~~~~~~~~ [2]" w:date="2017-12-22T09:39:58Z">
        <w:r>
          <w:rPr>
            <w:rFonts w:hint="eastAsia"/>
            <w:lang w:val="en-US" w:eastAsia="zh-CN"/>
          </w:rPr>
          <w:t>】商品信息</w:t>
        </w:r>
      </w:ins>
    </w:p>
    <w:p>
      <w:pPr>
        <w:pStyle w:val="3"/>
        <w:spacing w:before="157" w:after="157" w:line="240" w:lineRule="auto"/>
        <w:rPr>
          <w:ins w:id="1543" w:author="~~~~~~~~~~~~ [2]" w:date="2017-12-22T09:39:58Z"/>
          <w:rFonts w:hint="eastAsia"/>
          <w:lang w:val="en-US" w:eastAsia="zh-CN"/>
        </w:rPr>
      </w:pPr>
      <w:ins w:id="1544" w:author="~~~~~~~~~~~~ [2]" w:date="2017-12-22T09:39:58Z">
        <w:r>
          <w:rPr>
            <w:rFonts w:hint="eastAsia"/>
            <w:lang w:val="en-US" w:eastAsia="zh-CN"/>
          </w:rPr>
          <w:t xml:space="preserve"> 【</w:t>
        </w:r>
      </w:ins>
      <w:ins w:id="1545" w:author="~~~~~~~~~~~~ [2]" w:date="2017-12-22T09:44:10Z">
        <w:r>
          <w:rPr>
            <w:rFonts w:hint="eastAsia"/>
            <w:lang w:val="en-US" w:eastAsia="zh-CN"/>
          </w:rPr>
          <w:t>销售金额</w:t>
        </w:r>
      </w:ins>
      <w:ins w:id="1546" w:author="~~~~~~~~~~~~ [2]" w:date="2017-12-22T09:39:58Z">
        <w:r>
          <w:rPr>
            <w:rFonts w:hint="eastAsia"/>
            <w:lang w:val="en-US" w:eastAsia="zh-CN"/>
          </w:rPr>
          <w:t>】销售</w:t>
        </w:r>
      </w:ins>
      <w:ins w:id="1547" w:author="~~~~~~~~~~~~ [2]" w:date="2017-12-22T09:44:54Z">
        <w:r>
          <w:rPr>
            <w:rFonts w:hint="eastAsia"/>
            <w:lang w:val="en-US" w:eastAsia="zh-CN"/>
          </w:rPr>
          <w:t>金额</w:t>
        </w:r>
      </w:ins>
    </w:p>
    <w:p>
      <w:pPr>
        <w:pStyle w:val="3"/>
        <w:spacing w:before="157" w:after="157" w:line="240" w:lineRule="auto"/>
        <w:rPr>
          <w:ins w:id="1548" w:author="~~~~~~~~~~~~ [2]" w:date="2017-12-22T09:45:04Z"/>
          <w:rFonts w:hint="eastAsia"/>
          <w:lang w:val="en-US" w:eastAsia="zh-CN"/>
        </w:rPr>
      </w:pPr>
      <w:ins w:id="1549" w:author="~~~~~~~~~~~~ [2]" w:date="2017-12-22T09:39:58Z">
        <w:r>
          <w:rPr>
            <w:rFonts w:hint="eastAsia"/>
            <w:lang w:val="en-US" w:eastAsia="zh-CN"/>
          </w:rPr>
          <w:t xml:space="preserve"> 【</w:t>
        </w:r>
      </w:ins>
      <w:ins w:id="1550" w:author="~~~~~~~~~~~~ [2]" w:date="2017-12-22T09:44:20Z">
        <w:r>
          <w:rPr>
            <w:rFonts w:hint="eastAsia"/>
            <w:lang w:val="en-US" w:eastAsia="zh-CN"/>
          </w:rPr>
          <w:t>已收款</w:t>
        </w:r>
      </w:ins>
      <w:ins w:id="1551" w:author="~~~~~~~~~~~~ [2]" w:date="2017-12-22T09:39:58Z">
        <w:r>
          <w:rPr>
            <w:rFonts w:hint="eastAsia"/>
            <w:lang w:val="en-US" w:eastAsia="zh-CN"/>
          </w:rPr>
          <w:t>】</w:t>
        </w:r>
      </w:ins>
      <w:ins w:id="1552" w:author="~~~~~~~~~~~~ [2]" w:date="2017-12-22T09:45:02Z">
        <w:r>
          <w:rPr>
            <w:rFonts w:hint="eastAsia"/>
            <w:lang w:val="en-US" w:eastAsia="zh-CN"/>
          </w:rPr>
          <w:t>收款单</w:t>
        </w:r>
      </w:ins>
      <w:ins w:id="1553" w:author="~~~~~~~~~~~~ [2]" w:date="2017-12-22T09:45:03Z">
        <w:r>
          <w:rPr>
            <w:rFonts w:hint="eastAsia"/>
            <w:lang w:val="en-US" w:eastAsia="zh-CN"/>
          </w:rPr>
          <w:t>收款</w:t>
        </w:r>
      </w:ins>
      <w:ins w:id="1554" w:author="~~~~~~~~~~~~ [2]" w:date="2017-12-22T09:45:04Z">
        <w:r>
          <w:rPr>
            <w:rFonts w:hint="eastAsia"/>
            <w:lang w:val="en-US" w:eastAsia="zh-CN"/>
          </w:rPr>
          <w:t>金额</w:t>
        </w:r>
      </w:ins>
    </w:p>
    <w:p>
      <w:pPr>
        <w:pStyle w:val="3"/>
        <w:spacing w:before="157" w:after="157" w:line="240" w:lineRule="auto"/>
        <w:rPr>
          <w:ins w:id="1555" w:author="~~~~~~~~~~~~ [2]" w:date="2017-12-22T09:45:19Z"/>
          <w:rFonts w:hint="eastAsia"/>
          <w:lang w:val="en-US" w:eastAsia="zh-CN"/>
        </w:rPr>
      </w:pPr>
      <w:ins w:id="1556" w:author="~~~~~~~~~~~~ [2]" w:date="2017-12-22T09:39:58Z">
        <w:r>
          <w:rPr>
            <w:rFonts w:hint="eastAsia"/>
            <w:lang w:val="en-US" w:eastAsia="zh-CN"/>
          </w:rPr>
          <w:t xml:space="preserve"> 【</w:t>
        </w:r>
      </w:ins>
      <w:ins w:id="1557" w:author="~~~~~~~~~~~~ [2]" w:date="2017-12-22T09:44:26Z">
        <w:r>
          <w:rPr>
            <w:rFonts w:hint="eastAsia"/>
            <w:lang w:val="en-US" w:eastAsia="zh-CN"/>
          </w:rPr>
          <w:t>应</w:t>
        </w:r>
      </w:ins>
      <w:ins w:id="1558" w:author="~~~~~~~~~~~~ [2]" w:date="2017-12-22T09:44:27Z">
        <w:r>
          <w:rPr>
            <w:rFonts w:hint="eastAsia"/>
            <w:lang w:val="en-US" w:eastAsia="zh-CN"/>
          </w:rPr>
          <w:t>收款</w:t>
        </w:r>
      </w:ins>
      <w:ins w:id="1559" w:author="~~~~~~~~~~~~ [2]" w:date="2017-12-22T09:39:58Z">
        <w:r>
          <w:rPr>
            <w:rFonts w:hint="eastAsia"/>
            <w:lang w:val="en-US" w:eastAsia="zh-CN"/>
          </w:rPr>
          <w:t>】</w:t>
        </w:r>
      </w:ins>
      <w:ins w:id="1560" w:author="~~~~~~~~~~~~ [2]" w:date="2017-12-22T09:45:11Z">
        <w:r>
          <w:rPr>
            <w:rFonts w:hint="eastAsia"/>
            <w:lang w:val="en-US" w:eastAsia="zh-CN"/>
          </w:rPr>
          <w:t>销售</w:t>
        </w:r>
      </w:ins>
      <w:ins w:id="1561" w:author="~~~~~~~~~~~~ [2]" w:date="2017-12-22T09:45:13Z">
        <w:r>
          <w:rPr>
            <w:rFonts w:hint="eastAsia"/>
            <w:lang w:val="en-US" w:eastAsia="zh-CN"/>
          </w:rPr>
          <w:t>金额</w:t>
        </w:r>
      </w:ins>
      <w:ins w:id="1562" w:author="~~~~~~~~~~~~ [2]" w:date="2017-12-22T09:45:14Z">
        <w:r>
          <w:rPr>
            <w:rFonts w:hint="eastAsia"/>
            <w:lang w:val="en-US" w:eastAsia="zh-CN"/>
          </w:rPr>
          <w:t xml:space="preserve"> - </w:t>
        </w:r>
      </w:ins>
      <w:ins w:id="1563" w:author="~~~~~~~~~~~~ [2]" w:date="2017-12-22T09:45:17Z">
        <w:r>
          <w:rPr>
            <w:rFonts w:hint="eastAsia"/>
            <w:lang w:val="en-US" w:eastAsia="zh-CN"/>
          </w:rPr>
          <w:t>已</w:t>
        </w:r>
      </w:ins>
      <w:ins w:id="1564" w:author="~~~~~~~~~~~~ [2]" w:date="2017-12-22T09:45:18Z">
        <w:r>
          <w:rPr>
            <w:rFonts w:hint="eastAsia"/>
            <w:lang w:val="en-US" w:eastAsia="zh-CN"/>
          </w:rPr>
          <w:t>收款</w:t>
        </w:r>
      </w:ins>
      <w:ins w:id="1565" w:author="~~~~~~~~~~~~ [2]" w:date="2017-12-22T09:45:19Z">
        <w:r>
          <w:rPr>
            <w:rFonts w:hint="eastAsia"/>
            <w:lang w:val="en-US" w:eastAsia="zh-CN"/>
          </w:rPr>
          <w:t>金额</w:t>
        </w:r>
      </w:ins>
    </w:p>
    <w:p>
      <w:pPr>
        <w:pStyle w:val="3"/>
        <w:spacing w:before="157" w:after="157" w:line="240" w:lineRule="auto"/>
        <w:rPr>
          <w:ins w:id="1566" w:author="~~~~~~~~~~~~ [2]" w:date="2017-12-22T09:39:49Z"/>
          <w:rFonts w:hint="eastAsia"/>
          <w:lang w:val="en-US" w:eastAsia="zh-CN"/>
        </w:rPr>
      </w:pPr>
      <w:ins w:id="1567" w:author="~~~~~~~~~~~~ [2]" w:date="2017-12-22T09:44:31Z">
        <w:r>
          <w:rPr>
            <w:rFonts w:hint="eastAsia"/>
            <w:lang w:val="en-US" w:eastAsia="zh-CN"/>
          </w:rPr>
          <w:t xml:space="preserve"> </w:t>
        </w:r>
      </w:ins>
      <w:ins w:id="1568" w:author="~~~~~~~~~~~~ [2]" w:date="2017-12-22T09:44:32Z">
        <w:r>
          <w:rPr>
            <w:rFonts w:hint="eastAsia"/>
            <w:lang w:val="en-US" w:eastAsia="zh-CN"/>
          </w:rPr>
          <w:t>【</w:t>
        </w:r>
      </w:ins>
      <w:ins w:id="1569" w:author="~~~~~~~~~~~~ [2]" w:date="2017-12-22T09:44:34Z">
        <w:r>
          <w:rPr>
            <w:rFonts w:hint="eastAsia"/>
            <w:lang w:val="en-US" w:eastAsia="zh-CN"/>
          </w:rPr>
          <w:t>到期日</w:t>
        </w:r>
      </w:ins>
      <w:ins w:id="1570" w:author="~~~~~~~~~~~~ [2]" w:date="2017-12-22T09:44:32Z">
        <w:r>
          <w:rPr>
            <w:rFonts w:hint="eastAsia"/>
            <w:lang w:val="en-US" w:eastAsia="zh-CN"/>
          </w:rPr>
          <w:t>】</w:t>
        </w:r>
      </w:ins>
      <w:ins w:id="1571" w:author="~~~~~~~~~~~~ [2]" w:date="2017-12-22T09:44:38Z">
        <w:r>
          <w:rPr>
            <w:rFonts w:hint="eastAsia"/>
            <w:lang w:val="en-US" w:eastAsia="zh-CN"/>
          </w:rPr>
          <w:t>销售</w:t>
        </w:r>
      </w:ins>
      <w:ins w:id="1572" w:author="~~~~~~~~~~~~ [2]" w:date="2017-12-22T09:44:41Z">
        <w:r>
          <w:rPr>
            <w:rFonts w:hint="eastAsia"/>
            <w:lang w:val="en-US" w:eastAsia="zh-CN"/>
          </w:rPr>
          <w:t>出库单</w:t>
        </w:r>
      </w:ins>
      <w:ins w:id="1573" w:author="~~~~~~~~~~~~ [2]" w:date="2017-12-22T09:44:44Z">
        <w:r>
          <w:rPr>
            <w:rFonts w:hint="eastAsia"/>
            <w:lang w:val="en-US" w:eastAsia="zh-CN"/>
          </w:rPr>
          <w:t>到期日</w:t>
        </w:r>
      </w:ins>
    </w:p>
    <w:p>
      <w:pPr>
        <w:pStyle w:val="6"/>
        <w:rPr>
          <w:ins w:id="1574" w:author="~~~~~~~~~~~~ [2]" w:date="2017-12-22T09:36:00Z"/>
          <w:rFonts w:hint="eastAsia"/>
          <w:lang w:val="en-US" w:eastAsia="zh-CN"/>
        </w:rPr>
      </w:pPr>
      <w:ins w:id="1575" w:author="~~~~~~~~~~~~ [2]" w:date="2017-12-22T09:45:33Z">
        <w:r>
          <w:rPr>
            <w:rFonts w:hint="eastAsia"/>
            <w:lang w:val="en-US" w:eastAsia="zh-CN"/>
          </w:rPr>
          <w:t>首营</w:t>
        </w:r>
      </w:ins>
      <w:ins w:id="1576" w:author="~~~~~~~~~~~~ [2]" w:date="2017-12-22T09:45:34Z">
        <w:r>
          <w:rPr>
            <w:rFonts w:hint="eastAsia"/>
            <w:lang w:val="en-US" w:eastAsia="zh-CN"/>
          </w:rPr>
          <w:t>资料</w:t>
        </w:r>
      </w:ins>
      <w:ins w:id="1577" w:author="~~~~~~~~~~~~ [2]" w:date="2017-12-22T09:45:35Z">
        <w:r>
          <w:rPr>
            <w:rFonts w:hint="eastAsia"/>
            <w:lang w:val="en-US" w:eastAsia="zh-CN"/>
          </w:rPr>
          <w:t>报表</w:t>
        </w:r>
      </w:ins>
    </w:p>
    <w:p>
      <w:pPr>
        <w:pStyle w:val="3"/>
        <w:spacing w:before="157" w:after="157" w:line="240" w:lineRule="auto"/>
        <w:rPr>
          <w:ins w:id="1578" w:author="~~~~~~~~~~~~ [2]" w:date="2017-12-22T09:58:41Z"/>
          <w:rFonts w:hint="eastAsia"/>
          <w:lang w:val="en-US" w:eastAsia="zh-CN"/>
        </w:rPr>
      </w:pPr>
      <w:ins w:id="1579" w:author="~~~~~~~~~~~~ [2]" w:date="2017-12-22T09:45:50Z">
        <w:r>
          <w:rPr>
            <w:rFonts w:hint="eastAsia"/>
            <w:lang w:val="en-US" w:eastAsia="zh-CN"/>
          </w:rPr>
          <w:t>汇总</w:t>
        </w:r>
      </w:ins>
      <w:ins w:id="1580" w:author="~~~~~~~~~~~~ [2]" w:date="2017-12-22T09:45:54Z">
        <w:r>
          <w:rPr>
            <w:rFonts w:hint="eastAsia"/>
            <w:lang w:val="en-US" w:eastAsia="zh-CN"/>
          </w:rPr>
          <w:t>关联</w:t>
        </w:r>
      </w:ins>
      <w:ins w:id="1581" w:author="~~~~~~~~~~~~ [2]" w:date="2017-12-22T09:45:55Z">
        <w:r>
          <w:rPr>
            <w:rFonts w:hint="eastAsia"/>
            <w:lang w:val="en-US" w:eastAsia="zh-CN"/>
          </w:rPr>
          <w:t>厂商的</w:t>
        </w:r>
      </w:ins>
      <w:ins w:id="1582" w:author="~~~~~~~~~~~~ [2]" w:date="2017-12-22T09:45:57Z">
        <w:r>
          <w:rPr>
            <w:rFonts w:hint="eastAsia"/>
            <w:lang w:val="en-US" w:eastAsia="zh-CN"/>
          </w:rPr>
          <w:t>首营</w:t>
        </w:r>
      </w:ins>
      <w:ins w:id="1583" w:author="~~~~~~~~~~~~ [2]" w:date="2017-12-22T09:45:58Z">
        <w:r>
          <w:rPr>
            <w:rFonts w:hint="eastAsia"/>
            <w:lang w:val="en-US" w:eastAsia="zh-CN"/>
          </w:rPr>
          <w:t>资料</w:t>
        </w:r>
      </w:ins>
      <w:ins w:id="1584" w:author="~~~~~~~~~~~~ [2]" w:date="2017-12-22T09:45:59Z">
        <w:r>
          <w:rPr>
            <w:rFonts w:hint="eastAsia"/>
            <w:lang w:val="en-US" w:eastAsia="zh-CN"/>
          </w:rPr>
          <w:t>信息</w:t>
        </w:r>
      </w:ins>
      <w:ins w:id="1585" w:author="~~~~~~~~~~~~ [2]" w:date="2017-12-22T09:46:00Z">
        <w:r>
          <w:rPr>
            <w:rFonts w:hint="eastAsia"/>
            <w:lang w:val="en-US" w:eastAsia="zh-CN"/>
          </w:rPr>
          <w:t>。</w:t>
        </w:r>
      </w:ins>
    </w:p>
    <w:p>
      <w:pPr>
        <w:pStyle w:val="3"/>
        <w:spacing w:before="157" w:after="157" w:line="240" w:lineRule="auto"/>
        <w:rPr>
          <w:ins w:id="1586" w:author="~~~~~~~~~~~~ [2]" w:date="2017-12-22T09:46:01Z"/>
          <w:rFonts w:hint="eastAsia"/>
          <w:lang w:val="en-US" w:eastAsia="zh-CN"/>
        </w:rPr>
      </w:pPr>
      <w:ins w:id="1587" w:author="~~~~~~~~~~~~ [2]" w:date="2017-12-22T10:01:10Z">
        <w:r>
          <w:rPr/>
          <w:drawing>
            <wp:inline distT="0" distB="0" distL="114300" distR="114300">
              <wp:extent cx="5270500" cy="1708785"/>
              <wp:effectExtent l="0" t="0" r="6350" b="571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70"/>
                      <a:stretch>
                        <a:fillRect/>
                      </a:stretch>
                    </pic:blipFill>
                    <pic:spPr>
                      <a:xfrm>
                        <a:off x="0" y="0"/>
                        <a:ext cx="5270500" cy="1708785"/>
                      </a:xfrm>
                      <a:prstGeom prst="rect">
                        <a:avLst/>
                      </a:prstGeom>
                      <a:noFill/>
                      <a:ln w="9525">
                        <a:noFill/>
                      </a:ln>
                    </pic:spPr>
                  </pic:pic>
                </a:graphicData>
              </a:graphic>
            </wp:inline>
          </w:drawing>
        </w:r>
      </w:ins>
    </w:p>
    <w:p>
      <w:pPr>
        <w:pStyle w:val="3"/>
        <w:spacing w:before="157" w:after="157" w:line="240" w:lineRule="auto"/>
        <w:rPr>
          <w:ins w:id="1589" w:author="~~~~~~~~~~~~ [2]" w:date="2017-12-22T09:59:03Z"/>
          <w:rFonts w:hint="eastAsia"/>
          <w:lang w:val="en-US" w:eastAsia="zh-CN"/>
        </w:rPr>
      </w:pPr>
      <w:ins w:id="1590" w:author="~~~~~~~~~~~~ [2]" w:date="2017-12-22T09:58:48Z">
        <w:r>
          <w:rPr>
            <w:rFonts w:hint="eastAsia"/>
            <w:lang w:val="en-US" w:eastAsia="zh-CN"/>
          </w:rPr>
          <w:t>【</w:t>
        </w:r>
      </w:ins>
      <w:ins w:id="1591" w:author="~~~~~~~~~~~~ [2]" w:date="2017-12-22T09:58:51Z">
        <w:r>
          <w:rPr>
            <w:rFonts w:hint="eastAsia"/>
            <w:lang w:val="en-US" w:eastAsia="zh-CN"/>
          </w:rPr>
          <w:t>来源</w:t>
        </w:r>
      </w:ins>
      <w:ins w:id="1592" w:author="~~~~~~~~~~~~ [2]" w:date="2017-12-22T09:58:48Z">
        <w:r>
          <w:rPr>
            <w:rFonts w:hint="eastAsia"/>
            <w:lang w:val="en-US" w:eastAsia="zh-CN"/>
          </w:rPr>
          <w:t>】</w:t>
        </w:r>
      </w:ins>
      <w:ins w:id="1593" w:author="~~~~~~~~~~~~ [2]" w:date="2017-12-22T09:58:53Z">
        <w:r>
          <w:rPr>
            <w:rFonts w:hint="eastAsia"/>
            <w:lang w:val="en-US" w:eastAsia="zh-CN"/>
          </w:rPr>
          <w:t>厂商</w:t>
        </w:r>
      </w:ins>
      <w:ins w:id="1594" w:author="~~~~~~~~~~~~ [2]" w:date="2017-12-22T09:58:54Z">
        <w:r>
          <w:rPr>
            <w:rFonts w:hint="eastAsia"/>
            <w:lang w:val="en-US" w:eastAsia="zh-CN"/>
          </w:rPr>
          <w:t>首营</w:t>
        </w:r>
      </w:ins>
      <w:ins w:id="1595" w:author="~~~~~~~~~~~~ [2]" w:date="2017-12-22T09:58:55Z">
        <w:r>
          <w:rPr>
            <w:rFonts w:hint="eastAsia"/>
            <w:lang w:val="en-US" w:eastAsia="zh-CN"/>
          </w:rPr>
          <w:t>资料、</w:t>
        </w:r>
      </w:ins>
      <w:ins w:id="1596" w:author="~~~~~~~~~~~~ [2]" w:date="2017-12-22T09:58:57Z">
        <w:r>
          <w:rPr>
            <w:rFonts w:hint="eastAsia"/>
            <w:lang w:val="en-US" w:eastAsia="zh-CN"/>
          </w:rPr>
          <w:t>首营</w:t>
        </w:r>
      </w:ins>
      <w:ins w:id="1597" w:author="~~~~~~~~~~~~ [2]" w:date="2017-12-22T09:58:59Z">
        <w:r>
          <w:rPr>
            <w:rFonts w:hint="eastAsia"/>
            <w:lang w:val="en-US" w:eastAsia="zh-CN"/>
          </w:rPr>
          <w:t>信息、</w:t>
        </w:r>
      </w:ins>
      <w:ins w:id="1598" w:author="~~~~~~~~~~~~ [2]" w:date="2017-12-22T09:59:02Z">
        <w:r>
          <w:rPr>
            <w:rFonts w:hint="eastAsia"/>
            <w:lang w:val="en-US" w:eastAsia="zh-CN"/>
          </w:rPr>
          <w:t>合同信息</w:t>
        </w:r>
      </w:ins>
    </w:p>
    <w:p>
      <w:pPr>
        <w:pStyle w:val="3"/>
        <w:spacing w:before="157" w:after="157" w:line="240" w:lineRule="auto"/>
        <w:rPr>
          <w:ins w:id="1599" w:author="~~~~~~~~~~~~ [2]" w:date="2017-12-22T09:59:20Z"/>
          <w:rFonts w:hint="eastAsia"/>
          <w:lang w:val="en-US" w:eastAsia="zh-CN"/>
        </w:rPr>
      </w:pPr>
      <w:ins w:id="1600" w:author="~~~~~~~~~~~~ [2]" w:date="2017-12-22T09:59:13Z">
        <w:r>
          <w:rPr>
            <w:rFonts w:hint="eastAsia"/>
            <w:lang w:val="en-US" w:eastAsia="zh-CN"/>
          </w:rPr>
          <w:t>【</w:t>
        </w:r>
      </w:ins>
      <w:ins w:id="1601" w:author="~~~~~~~~~~~~ [2]" w:date="2017-12-22T09:59:14Z">
        <w:r>
          <w:rPr>
            <w:rFonts w:hint="eastAsia"/>
            <w:lang w:val="en-US" w:eastAsia="zh-CN"/>
          </w:rPr>
          <w:t>查询</w:t>
        </w:r>
      </w:ins>
      <w:ins w:id="1602" w:author="~~~~~~~~~~~~ [2]" w:date="2017-12-22T09:59:15Z">
        <w:r>
          <w:rPr>
            <w:rFonts w:hint="eastAsia"/>
            <w:lang w:val="en-US" w:eastAsia="zh-CN"/>
          </w:rPr>
          <w:t>条件</w:t>
        </w:r>
      </w:ins>
      <w:ins w:id="1603" w:author="~~~~~~~~~~~~ [2]" w:date="2017-12-22T09:59:13Z">
        <w:r>
          <w:rPr>
            <w:rFonts w:hint="eastAsia"/>
            <w:lang w:val="en-US" w:eastAsia="zh-CN"/>
          </w:rPr>
          <w:t>】</w:t>
        </w:r>
      </w:ins>
      <w:ins w:id="1604" w:author="~~~~~~~~~~~~ [2]" w:date="2017-12-22T09:59:18Z">
        <w:r>
          <w:rPr>
            <w:rFonts w:hint="eastAsia"/>
            <w:lang w:val="en-US" w:eastAsia="zh-CN"/>
          </w:rPr>
          <w:t>厂商</w:t>
        </w:r>
      </w:ins>
      <w:ins w:id="1605" w:author="~~~~~~~~~~~~ [2]" w:date="2017-12-22T09:59:19Z">
        <w:r>
          <w:rPr>
            <w:rFonts w:hint="eastAsia"/>
            <w:lang w:val="en-US" w:eastAsia="zh-CN"/>
          </w:rPr>
          <w:t>、</w:t>
        </w:r>
      </w:ins>
      <w:ins w:id="1606" w:author="~~~~~~~~~~~~ [2]" w:date="2017-12-22T09:59:20Z">
        <w:r>
          <w:rPr>
            <w:rFonts w:hint="eastAsia"/>
            <w:lang w:val="en-US" w:eastAsia="zh-CN"/>
          </w:rPr>
          <w:t>商品</w:t>
        </w:r>
      </w:ins>
    </w:p>
    <w:p>
      <w:pPr>
        <w:pStyle w:val="3"/>
        <w:spacing w:before="157" w:after="157" w:line="240" w:lineRule="auto"/>
        <w:rPr>
          <w:ins w:id="1607" w:author="~~~~~~~~~~~~ [2]" w:date="2017-12-22T09:59:30Z"/>
          <w:rFonts w:hint="eastAsia"/>
          <w:lang w:val="en-US" w:eastAsia="zh-CN"/>
        </w:rPr>
      </w:pPr>
      <w:ins w:id="1608" w:author="~~~~~~~~~~~~ [2]" w:date="2017-12-22T09:59:26Z">
        <w:r>
          <w:rPr>
            <w:rFonts w:hint="eastAsia"/>
            <w:lang w:val="en-US" w:eastAsia="zh-CN"/>
          </w:rPr>
          <w:t>【</w:t>
        </w:r>
      </w:ins>
      <w:ins w:id="1609" w:author="~~~~~~~~~~~~ [2]" w:date="2017-12-22T09:59:28Z">
        <w:r>
          <w:rPr>
            <w:rFonts w:hint="eastAsia"/>
            <w:lang w:val="en-US" w:eastAsia="zh-CN"/>
          </w:rPr>
          <w:t>字段</w:t>
        </w:r>
      </w:ins>
      <w:ins w:id="1610" w:author="~~~~~~~~~~~~ [2]" w:date="2017-12-22T09:59:29Z">
        <w:r>
          <w:rPr>
            <w:rFonts w:hint="eastAsia"/>
            <w:lang w:val="en-US" w:eastAsia="zh-CN"/>
          </w:rPr>
          <w:t>说明</w:t>
        </w:r>
      </w:ins>
      <w:ins w:id="1611" w:author="~~~~~~~~~~~~ [2]" w:date="2017-12-22T09:59:26Z">
        <w:r>
          <w:rPr>
            <w:rFonts w:hint="eastAsia"/>
            <w:lang w:val="en-US" w:eastAsia="zh-CN"/>
          </w:rPr>
          <w:t>】</w:t>
        </w:r>
      </w:ins>
    </w:p>
    <w:p>
      <w:pPr>
        <w:pStyle w:val="3"/>
        <w:spacing w:before="157" w:after="157" w:line="240" w:lineRule="auto"/>
        <w:rPr>
          <w:ins w:id="1612" w:author="~~~~~~~~~~~~ [2]" w:date="2017-12-22T09:59:44Z"/>
          <w:rFonts w:hint="eastAsia"/>
          <w:lang w:val="en-US" w:eastAsia="zh-CN"/>
        </w:rPr>
      </w:pPr>
      <w:ins w:id="1613" w:author="~~~~~~~~~~~~ [2]" w:date="2017-12-22T09:59:30Z">
        <w:r>
          <w:rPr>
            <w:rFonts w:hint="eastAsia"/>
            <w:lang w:val="en-US" w:eastAsia="zh-CN"/>
          </w:rPr>
          <w:t xml:space="preserve">  </w:t>
        </w:r>
      </w:ins>
      <w:ins w:id="1614" w:author="~~~~~~~~~~~~ [2]" w:date="2017-12-22T09:59:31Z">
        <w:r>
          <w:rPr>
            <w:rFonts w:hint="eastAsia"/>
            <w:lang w:val="en-US" w:eastAsia="zh-CN"/>
          </w:rPr>
          <w:t>【</w:t>
        </w:r>
      </w:ins>
      <w:ins w:id="1615" w:author="~~~~~~~~~~~~ [2]" w:date="2017-12-22T09:59:33Z">
        <w:r>
          <w:rPr>
            <w:rFonts w:hint="eastAsia"/>
            <w:lang w:val="en-US" w:eastAsia="zh-CN"/>
          </w:rPr>
          <w:t>厂商</w:t>
        </w:r>
      </w:ins>
      <w:ins w:id="1616" w:author="~~~~~~~~~~~~ [2]" w:date="2017-12-22T09:59:31Z">
        <w:r>
          <w:rPr>
            <w:rFonts w:hint="eastAsia"/>
            <w:lang w:val="en-US" w:eastAsia="zh-CN"/>
          </w:rPr>
          <w:t>】</w:t>
        </w:r>
      </w:ins>
      <w:ins w:id="1617" w:author="~~~~~~~~~~~~ [2]" w:date="2017-12-22T09:59:38Z">
        <w:r>
          <w:rPr>
            <w:rFonts w:hint="eastAsia"/>
            <w:lang w:val="en-US" w:eastAsia="zh-CN"/>
          </w:rPr>
          <w:t>代理商</w:t>
        </w:r>
      </w:ins>
      <w:ins w:id="1618" w:author="~~~~~~~~~~~~ [2]" w:date="2017-12-22T10:00:09Z">
        <w:r>
          <w:rPr>
            <w:rFonts w:hint="eastAsia"/>
            <w:lang w:val="en-US" w:eastAsia="zh-CN"/>
          </w:rPr>
          <w:t>相</w:t>
        </w:r>
      </w:ins>
      <w:ins w:id="1619" w:author="~~~~~~~~~~~~ [2]" w:date="2017-12-22T09:59:43Z">
        <w:r>
          <w:rPr>
            <w:rFonts w:hint="eastAsia"/>
            <w:lang w:val="en-US" w:eastAsia="zh-CN"/>
          </w:rPr>
          <w:t>关联</w:t>
        </w:r>
      </w:ins>
      <w:ins w:id="1620" w:author="~~~~~~~~~~~~ [2]" w:date="2017-12-22T09:59:44Z">
        <w:r>
          <w:rPr>
            <w:rFonts w:hint="eastAsia"/>
            <w:lang w:val="en-US" w:eastAsia="zh-CN"/>
          </w:rPr>
          <w:t>厂商</w:t>
        </w:r>
      </w:ins>
    </w:p>
    <w:p>
      <w:pPr>
        <w:pStyle w:val="3"/>
        <w:spacing w:before="157" w:after="157" w:line="240" w:lineRule="auto"/>
        <w:rPr>
          <w:ins w:id="1621" w:author="~~~~~~~~~~~~ [2]" w:date="2017-12-22T10:00:12Z"/>
          <w:rFonts w:hint="eastAsia"/>
          <w:lang w:val="en-US" w:eastAsia="zh-CN"/>
        </w:rPr>
      </w:pPr>
      <w:ins w:id="1622" w:author="~~~~~~~~~~~~ [2]" w:date="2017-12-22T09:59:45Z">
        <w:r>
          <w:rPr>
            <w:rFonts w:hint="eastAsia"/>
            <w:lang w:val="en-US" w:eastAsia="zh-CN"/>
          </w:rPr>
          <w:t xml:space="preserve">  </w:t>
        </w:r>
      </w:ins>
      <w:ins w:id="1623" w:author="~~~~~~~~~~~~ [2]" w:date="2017-12-22T09:59:46Z">
        <w:r>
          <w:rPr>
            <w:rFonts w:hint="eastAsia"/>
            <w:lang w:val="en-US" w:eastAsia="zh-CN"/>
          </w:rPr>
          <w:t>【</w:t>
        </w:r>
      </w:ins>
      <w:ins w:id="1624" w:author="~~~~~~~~~~~~ [2]" w:date="2017-12-22T09:59:48Z">
        <w:r>
          <w:rPr>
            <w:rFonts w:hint="eastAsia"/>
            <w:lang w:val="en-US" w:eastAsia="zh-CN"/>
          </w:rPr>
          <w:t>商品</w:t>
        </w:r>
      </w:ins>
      <w:ins w:id="1625" w:author="~~~~~~~~~~~~ [2]" w:date="2017-12-22T09:59:46Z">
        <w:r>
          <w:rPr>
            <w:rFonts w:hint="eastAsia"/>
            <w:lang w:val="en-US" w:eastAsia="zh-CN"/>
          </w:rPr>
          <w:t>】</w:t>
        </w:r>
      </w:ins>
      <w:ins w:id="1626" w:author="~~~~~~~~~~~~ [2]" w:date="2017-12-22T09:59:51Z">
        <w:r>
          <w:rPr>
            <w:rFonts w:hint="eastAsia"/>
            <w:lang w:val="en-US" w:eastAsia="zh-CN"/>
          </w:rPr>
          <w:t>代理</w:t>
        </w:r>
      </w:ins>
      <w:ins w:id="1627" w:author="~~~~~~~~~~~~ [2]" w:date="2017-12-22T09:59:52Z">
        <w:r>
          <w:rPr>
            <w:rFonts w:hint="eastAsia"/>
            <w:lang w:val="en-US" w:eastAsia="zh-CN"/>
          </w:rPr>
          <w:t>商</w:t>
        </w:r>
      </w:ins>
      <w:ins w:id="1628" w:author="~~~~~~~~~~~~ [2]" w:date="2017-12-22T09:59:59Z">
        <w:r>
          <w:rPr>
            <w:rFonts w:hint="eastAsia"/>
            <w:lang w:val="en-US" w:eastAsia="zh-CN"/>
          </w:rPr>
          <w:t>相</w:t>
        </w:r>
      </w:ins>
      <w:ins w:id="1629" w:author="~~~~~~~~~~~~ [2]" w:date="2017-12-22T10:00:02Z">
        <w:r>
          <w:rPr>
            <w:rFonts w:hint="eastAsia"/>
            <w:lang w:val="en-US" w:eastAsia="zh-CN"/>
          </w:rPr>
          <w:t>关联的</w:t>
        </w:r>
      </w:ins>
      <w:ins w:id="1630" w:author="~~~~~~~~~~~~ [2]" w:date="2017-12-22T10:00:06Z">
        <w:r>
          <w:rPr>
            <w:rFonts w:hint="eastAsia"/>
            <w:lang w:val="en-US" w:eastAsia="zh-CN"/>
          </w:rPr>
          <w:t>厂商商品</w:t>
        </w:r>
      </w:ins>
    </w:p>
    <w:p>
      <w:pPr>
        <w:pStyle w:val="3"/>
        <w:spacing w:before="157" w:after="157" w:line="240" w:lineRule="auto"/>
        <w:rPr>
          <w:ins w:id="1631" w:author="~~~~~~~~~~~~ [2]" w:date="2017-12-22T10:01:31Z"/>
          <w:rFonts w:hint="eastAsia"/>
          <w:lang w:val="en-US" w:eastAsia="zh-CN"/>
        </w:rPr>
      </w:pPr>
      <w:ins w:id="1632" w:author="~~~~~~~~~~~~ [2]" w:date="2017-12-22T10:00:13Z">
        <w:r>
          <w:rPr>
            <w:rFonts w:hint="eastAsia"/>
            <w:lang w:val="en-US" w:eastAsia="zh-CN"/>
          </w:rPr>
          <w:t xml:space="preserve"> </w:t>
        </w:r>
      </w:ins>
      <w:ins w:id="1633" w:author="~~~~~~~~~~~~ [2]" w:date="2017-12-22T10:00:14Z">
        <w:r>
          <w:rPr>
            <w:rFonts w:hint="eastAsia"/>
            <w:lang w:val="en-US" w:eastAsia="zh-CN"/>
          </w:rPr>
          <w:t xml:space="preserve"> </w:t>
        </w:r>
      </w:ins>
      <w:ins w:id="1634" w:author="~~~~~~~~~~~~ [2]" w:date="2017-12-22T10:00:15Z">
        <w:r>
          <w:rPr>
            <w:rFonts w:hint="eastAsia"/>
            <w:lang w:val="en-US" w:eastAsia="zh-CN"/>
          </w:rPr>
          <w:t>【</w:t>
        </w:r>
      </w:ins>
      <w:ins w:id="1635" w:author="~~~~~~~~~~~~ [2]" w:date="2017-12-22T10:00:22Z">
        <w:r>
          <w:rPr>
            <w:rFonts w:hint="eastAsia"/>
            <w:lang w:val="en-US" w:eastAsia="zh-CN"/>
          </w:rPr>
          <w:t>产品</w:t>
        </w:r>
      </w:ins>
      <w:ins w:id="1636" w:author="~~~~~~~~~~~~ [2]" w:date="2017-12-22T10:00:26Z">
        <w:r>
          <w:rPr>
            <w:rFonts w:hint="eastAsia"/>
            <w:lang w:val="en-US" w:eastAsia="zh-CN"/>
          </w:rPr>
          <w:t>注册证</w:t>
        </w:r>
      </w:ins>
      <w:ins w:id="1637" w:author="~~~~~~~~~~~~ [2]" w:date="2017-12-22T10:00:29Z">
        <w:r>
          <w:rPr>
            <w:rFonts w:hint="eastAsia"/>
            <w:lang w:val="en-US" w:eastAsia="zh-CN"/>
          </w:rPr>
          <w:t>有效期</w:t>
        </w:r>
      </w:ins>
      <w:ins w:id="1638" w:author="~~~~~~~~~~~~ [2]" w:date="2017-12-22T10:00:15Z">
        <w:r>
          <w:rPr>
            <w:rFonts w:hint="eastAsia"/>
            <w:lang w:val="en-US" w:eastAsia="zh-CN"/>
          </w:rPr>
          <w:t>】</w:t>
        </w:r>
      </w:ins>
      <w:ins w:id="1639" w:author="~~~~~~~~~~~~ [2]" w:date="2017-12-22T10:01:18Z">
        <w:r>
          <w:rPr>
            <w:rFonts w:hint="eastAsia"/>
            <w:lang w:val="en-US" w:eastAsia="zh-CN"/>
          </w:rPr>
          <w:t>代理商</w:t>
        </w:r>
      </w:ins>
      <w:ins w:id="1640" w:author="~~~~~~~~~~~~ [2]" w:date="2017-12-22T10:01:20Z">
        <w:r>
          <w:rPr>
            <w:rFonts w:hint="eastAsia"/>
            <w:lang w:val="en-US" w:eastAsia="zh-CN"/>
          </w:rPr>
          <w:t>关联</w:t>
        </w:r>
      </w:ins>
      <w:ins w:id="1641" w:author="~~~~~~~~~~~~ [2]" w:date="2017-12-22T10:01:21Z">
        <w:r>
          <w:rPr>
            <w:rFonts w:hint="eastAsia"/>
            <w:lang w:val="en-US" w:eastAsia="zh-CN"/>
          </w:rPr>
          <w:t>商品</w:t>
        </w:r>
      </w:ins>
      <w:ins w:id="1642" w:author="~~~~~~~~~~~~ [2]" w:date="2017-12-22T10:01:25Z">
        <w:r>
          <w:rPr>
            <w:rFonts w:hint="eastAsia"/>
            <w:lang w:val="en-US" w:eastAsia="zh-CN"/>
          </w:rPr>
          <w:t>的</w:t>
        </w:r>
      </w:ins>
      <w:ins w:id="1643" w:author="~~~~~~~~~~~~ [2]" w:date="2017-12-22T10:01:27Z">
        <w:r>
          <w:rPr>
            <w:rFonts w:hint="eastAsia"/>
            <w:lang w:val="en-US" w:eastAsia="zh-CN"/>
          </w:rPr>
          <w:t>注册</w:t>
        </w:r>
      </w:ins>
      <w:ins w:id="1644" w:author="~~~~~~~~~~~~ [2]" w:date="2017-12-22T10:01:28Z">
        <w:r>
          <w:rPr>
            <w:rFonts w:hint="eastAsia"/>
            <w:lang w:val="en-US" w:eastAsia="zh-CN"/>
          </w:rPr>
          <w:t>证</w:t>
        </w:r>
      </w:ins>
      <w:ins w:id="1645" w:author="~~~~~~~~~~~~ [2]" w:date="2017-12-22T10:01:30Z">
        <w:r>
          <w:rPr>
            <w:rFonts w:hint="eastAsia"/>
            <w:lang w:val="en-US" w:eastAsia="zh-CN"/>
          </w:rPr>
          <w:t>有效期</w:t>
        </w:r>
      </w:ins>
    </w:p>
    <w:p>
      <w:pPr>
        <w:pStyle w:val="3"/>
        <w:spacing w:before="157" w:after="157" w:line="240" w:lineRule="auto"/>
        <w:rPr>
          <w:ins w:id="1646" w:author="~~~~~~~~~~~~ [2]" w:date="2017-12-22T10:03:00Z"/>
          <w:rFonts w:hint="eastAsia"/>
          <w:lang w:val="en-US" w:eastAsia="zh-CN"/>
        </w:rPr>
      </w:pPr>
      <w:ins w:id="1647" w:author="~~~~~~~~~~~~ [2]" w:date="2017-12-22T10:01:31Z">
        <w:r>
          <w:rPr>
            <w:rFonts w:hint="eastAsia"/>
            <w:lang w:val="en-US" w:eastAsia="zh-CN"/>
          </w:rPr>
          <w:t xml:space="preserve">  </w:t>
        </w:r>
      </w:ins>
      <w:ins w:id="1648" w:author="~~~~~~~~~~~~ [2]" w:date="2017-12-22T10:01:32Z">
        <w:r>
          <w:rPr>
            <w:rFonts w:hint="eastAsia"/>
            <w:lang w:val="en-US" w:eastAsia="zh-CN"/>
          </w:rPr>
          <w:t>【</w:t>
        </w:r>
      </w:ins>
      <w:ins w:id="1649" w:author="~~~~~~~~~~~~ [2]" w:date="2017-12-22T10:01:34Z">
        <w:r>
          <w:rPr>
            <w:rFonts w:hint="eastAsia"/>
            <w:lang w:val="en-US" w:eastAsia="zh-CN"/>
          </w:rPr>
          <w:t>授权</w:t>
        </w:r>
      </w:ins>
      <w:ins w:id="1650" w:author="~~~~~~~~~~~~ [2]" w:date="2017-12-22T10:01:36Z">
        <w:r>
          <w:rPr>
            <w:rFonts w:hint="eastAsia"/>
            <w:lang w:val="en-US" w:eastAsia="zh-CN"/>
          </w:rPr>
          <w:t>期限</w:t>
        </w:r>
      </w:ins>
      <w:ins w:id="1651" w:author="~~~~~~~~~~~~ [2]" w:date="2017-12-22T10:01:32Z">
        <w:r>
          <w:rPr>
            <w:rFonts w:hint="eastAsia"/>
            <w:lang w:val="en-US" w:eastAsia="zh-CN"/>
          </w:rPr>
          <w:t>】</w:t>
        </w:r>
      </w:ins>
      <w:ins w:id="1652" w:author="~~~~~~~~~~~~ [2]" w:date="2017-12-22T10:01:39Z">
        <w:r>
          <w:rPr>
            <w:rFonts w:hint="eastAsia"/>
            <w:lang w:val="en-US" w:eastAsia="zh-CN"/>
          </w:rPr>
          <w:t>首营</w:t>
        </w:r>
      </w:ins>
      <w:ins w:id="1653" w:author="~~~~~~~~~~~~ [2]" w:date="2017-12-22T10:01:40Z">
        <w:r>
          <w:rPr>
            <w:rFonts w:hint="eastAsia"/>
            <w:lang w:val="en-US" w:eastAsia="zh-CN"/>
          </w:rPr>
          <w:t>信息</w:t>
        </w:r>
      </w:ins>
      <w:ins w:id="1654" w:author="~~~~~~~~~~~~ [2]" w:date="2017-12-22T10:01:56Z">
        <w:r>
          <w:rPr>
            <w:rFonts w:hint="eastAsia"/>
            <w:lang w:val="en-US" w:eastAsia="zh-CN"/>
          </w:rPr>
          <w:t>商品</w:t>
        </w:r>
      </w:ins>
      <w:ins w:id="1655" w:author="~~~~~~~~~~~~ [2]" w:date="2017-12-22T10:01:58Z">
        <w:r>
          <w:rPr>
            <w:rFonts w:hint="eastAsia"/>
            <w:lang w:val="en-US" w:eastAsia="zh-CN"/>
          </w:rPr>
          <w:t>授权</w:t>
        </w:r>
      </w:ins>
      <w:ins w:id="1656" w:author="~~~~~~~~~~~~ [2]" w:date="2017-12-22T10:01:59Z">
        <w:r>
          <w:rPr>
            <w:rFonts w:hint="eastAsia"/>
            <w:lang w:val="en-US" w:eastAsia="zh-CN"/>
          </w:rPr>
          <w:t>信息</w:t>
        </w:r>
      </w:ins>
      <w:ins w:id="1657" w:author="~~~~~~~~~~~~ [2]" w:date="2017-12-22T10:05:49Z">
        <w:r>
          <w:rPr>
            <w:rFonts w:hint="eastAsia"/>
            <w:lang w:val="en-US" w:eastAsia="zh-CN"/>
          </w:rPr>
          <w:t>，如果没有首营信息则取合同有效期</w:t>
        </w:r>
      </w:ins>
    </w:p>
    <w:p>
      <w:pPr>
        <w:pStyle w:val="3"/>
        <w:spacing w:before="157" w:after="157" w:line="240" w:lineRule="auto"/>
        <w:rPr>
          <w:ins w:id="1658" w:author="~~~~~~~~~~~~ [2]" w:date="2017-12-22T10:03:16Z"/>
          <w:rFonts w:hint="eastAsia"/>
          <w:lang w:val="en-US" w:eastAsia="zh-CN"/>
        </w:rPr>
      </w:pPr>
      <w:ins w:id="1659" w:author="~~~~~~~~~~~~ [2]" w:date="2017-12-22T10:03:01Z">
        <w:r>
          <w:rPr>
            <w:rFonts w:hint="eastAsia"/>
            <w:lang w:val="en-US" w:eastAsia="zh-CN"/>
          </w:rPr>
          <w:t xml:space="preserve">  </w:t>
        </w:r>
      </w:ins>
      <w:ins w:id="1660" w:author="~~~~~~~~~~~~ [2]" w:date="2017-12-22T10:03:02Z">
        <w:r>
          <w:rPr>
            <w:rFonts w:hint="eastAsia"/>
            <w:lang w:val="en-US" w:eastAsia="zh-CN"/>
          </w:rPr>
          <w:t>【</w:t>
        </w:r>
      </w:ins>
      <w:ins w:id="1661" w:author="~~~~~~~~~~~~ [2]" w:date="2017-12-22T10:03:05Z">
        <w:r>
          <w:rPr>
            <w:rFonts w:hint="eastAsia"/>
            <w:lang w:val="en-US" w:eastAsia="zh-CN"/>
          </w:rPr>
          <w:t>营业</w:t>
        </w:r>
      </w:ins>
      <w:ins w:id="1662" w:author="~~~~~~~~~~~~ [2]" w:date="2017-12-22T10:03:06Z">
        <w:r>
          <w:rPr>
            <w:rFonts w:hint="eastAsia"/>
            <w:lang w:val="en-US" w:eastAsia="zh-CN"/>
          </w:rPr>
          <w:t>执照</w:t>
        </w:r>
      </w:ins>
      <w:ins w:id="1663" w:author="~~~~~~~~~~~~ [2]" w:date="2017-12-22T10:03:07Z">
        <w:r>
          <w:rPr>
            <w:rFonts w:hint="eastAsia"/>
            <w:lang w:val="en-US" w:eastAsia="zh-CN"/>
          </w:rPr>
          <w:t>有效期</w:t>
        </w:r>
      </w:ins>
      <w:ins w:id="1664" w:author="~~~~~~~~~~~~ [2]" w:date="2017-12-22T10:03:02Z">
        <w:r>
          <w:rPr>
            <w:rFonts w:hint="eastAsia"/>
            <w:lang w:val="en-US" w:eastAsia="zh-CN"/>
          </w:rPr>
          <w:t>】</w:t>
        </w:r>
      </w:ins>
      <w:ins w:id="1665" w:author="~~~~~~~~~~~~ [2]" w:date="2017-12-22T10:03:10Z">
        <w:r>
          <w:rPr>
            <w:rFonts w:hint="eastAsia"/>
            <w:lang w:val="en-US" w:eastAsia="zh-CN"/>
          </w:rPr>
          <w:t>厂商</w:t>
        </w:r>
      </w:ins>
      <w:ins w:id="1666" w:author="~~~~~~~~~~~~ [2]" w:date="2017-12-22T10:03:12Z">
        <w:r>
          <w:rPr>
            <w:rFonts w:hint="eastAsia"/>
            <w:lang w:val="en-US" w:eastAsia="zh-CN"/>
          </w:rPr>
          <w:t>营业</w:t>
        </w:r>
      </w:ins>
      <w:ins w:id="1667" w:author="~~~~~~~~~~~~ [2]" w:date="2017-12-22T10:03:14Z">
        <w:r>
          <w:rPr>
            <w:rFonts w:hint="eastAsia"/>
            <w:lang w:val="en-US" w:eastAsia="zh-CN"/>
          </w:rPr>
          <w:t>执照</w:t>
        </w:r>
      </w:ins>
      <w:ins w:id="1668" w:author="~~~~~~~~~~~~ [2]" w:date="2017-12-22T10:03:16Z">
        <w:r>
          <w:rPr>
            <w:rFonts w:hint="eastAsia"/>
            <w:lang w:val="en-US" w:eastAsia="zh-CN"/>
          </w:rPr>
          <w:t>有效期</w:t>
        </w:r>
      </w:ins>
    </w:p>
    <w:p>
      <w:pPr>
        <w:pStyle w:val="3"/>
        <w:spacing w:before="157" w:after="157" w:line="240" w:lineRule="auto"/>
        <w:rPr>
          <w:rFonts w:hint="eastAsia"/>
          <w:lang w:val="en-US" w:eastAsia="zh-CN"/>
        </w:rPr>
      </w:pPr>
      <w:ins w:id="1669" w:author="~~~~~~~~~~~~ [2]" w:date="2017-12-22T10:03:17Z">
        <w:r>
          <w:rPr>
            <w:rFonts w:hint="eastAsia"/>
            <w:lang w:val="en-US" w:eastAsia="zh-CN"/>
          </w:rPr>
          <w:t xml:space="preserve">  </w:t>
        </w:r>
      </w:ins>
      <w:ins w:id="1670" w:author="~~~~~~~~~~~~ [2]" w:date="2017-12-22T10:03:18Z">
        <w:r>
          <w:rPr>
            <w:rFonts w:hint="eastAsia"/>
            <w:lang w:val="en-US" w:eastAsia="zh-CN"/>
          </w:rPr>
          <w:t>【</w:t>
        </w:r>
      </w:ins>
      <w:ins w:id="1671" w:author="~~~~~~~~~~~~ [2]" w:date="2017-12-22T10:03:20Z">
        <w:r>
          <w:rPr>
            <w:rFonts w:hint="eastAsia"/>
            <w:lang w:val="en-US" w:eastAsia="zh-CN"/>
          </w:rPr>
          <w:t>生</w:t>
        </w:r>
      </w:ins>
      <w:ins w:id="1672" w:author="~~~~~~~~~~~~ [2]" w:date="2017-12-22T10:03:39Z">
        <w:r>
          <w:rPr>
            <w:rFonts w:hint="eastAsia"/>
            <w:lang w:val="en-US" w:eastAsia="zh-CN"/>
          </w:rPr>
          <w:t>产</w:t>
        </w:r>
      </w:ins>
      <w:ins w:id="1673" w:author="~~~~~~~~~~~~ [2]" w:date="2017-12-22T10:03:23Z">
        <w:r>
          <w:rPr>
            <w:rFonts w:hint="eastAsia"/>
            <w:lang w:val="en-US" w:eastAsia="zh-CN"/>
          </w:rPr>
          <w:t>许可证</w:t>
        </w:r>
      </w:ins>
      <w:ins w:id="1674" w:author="~~~~~~~~~~~~ [2]" w:date="2017-12-22T10:03:24Z">
        <w:r>
          <w:rPr>
            <w:rFonts w:hint="eastAsia"/>
            <w:lang w:val="en-US" w:eastAsia="zh-CN"/>
          </w:rPr>
          <w:t>有效期</w:t>
        </w:r>
      </w:ins>
      <w:ins w:id="1675" w:author="~~~~~~~~~~~~ [2]" w:date="2017-12-22T10:03:18Z">
        <w:r>
          <w:rPr>
            <w:rFonts w:hint="eastAsia"/>
            <w:lang w:val="en-US" w:eastAsia="zh-CN"/>
          </w:rPr>
          <w:t>】</w:t>
        </w:r>
      </w:ins>
      <w:ins w:id="1676" w:author="~~~~~~~~~~~~ [2]" w:date="2017-12-22T10:03:26Z">
        <w:r>
          <w:rPr>
            <w:rFonts w:hint="eastAsia"/>
            <w:lang w:val="en-US" w:eastAsia="zh-CN"/>
          </w:rPr>
          <w:t>厂商</w:t>
        </w:r>
      </w:ins>
      <w:ins w:id="1677" w:author="~~~~~~~~~~~~ [2]" w:date="2017-12-22T10:03:29Z">
        <w:r>
          <w:rPr>
            <w:rFonts w:hint="eastAsia"/>
            <w:lang w:val="en-US" w:eastAsia="zh-CN"/>
          </w:rPr>
          <w:t>生产</w:t>
        </w:r>
      </w:ins>
      <w:ins w:id="1678" w:author="~~~~~~~~~~~~ [2]" w:date="2017-12-22T10:03:33Z">
        <w:r>
          <w:rPr>
            <w:rFonts w:hint="eastAsia"/>
            <w:lang w:val="en-US" w:eastAsia="zh-CN"/>
          </w:rPr>
          <w:t>许可</w:t>
        </w:r>
      </w:ins>
      <w:ins w:id="1679" w:author="~~~~~~~~~~~~ [2]" w:date="2017-12-22T10:03:34Z">
        <w:r>
          <w:rPr>
            <w:rFonts w:hint="eastAsia"/>
            <w:lang w:val="en-US" w:eastAsia="zh-CN"/>
          </w:rPr>
          <w:t>证</w:t>
        </w:r>
      </w:ins>
      <w:ins w:id="1680" w:author="~~~~~~~~~~~~ [2]" w:date="2017-12-22T10:03:35Z">
        <w:r>
          <w:rPr>
            <w:rFonts w:hint="eastAsia"/>
            <w:lang w:val="en-US" w:eastAsia="zh-CN"/>
          </w:rPr>
          <w:t>有效期</w:t>
        </w:r>
      </w:ins>
    </w:p>
    <w:p>
      <w:pPr>
        <w:pStyle w:val="5"/>
        <w:rPr>
          <w:rFonts w:hAnsi="宋体" w:cs="宋体"/>
        </w:rPr>
      </w:pPr>
      <w:bookmarkStart w:id="148" w:name="_Toc28789"/>
      <w:bookmarkStart w:id="149" w:name="_Toc30656"/>
      <w:bookmarkStart w:id="150" w:name="_Toc9019"/>
      <w:r>
        <w:rPr>
          <w:rFonts w:hint="eastAsia" w:hAnsi="宋体" w:cs="宋体"/>
        </w:rPr>
        <w:t>基础资料</w:t>
      </w:r>
      <w:bookmarkEnd w:id="148"/>
      <w:bookmarkEnd w:id="149"/>
      <w:bookmarkEnd w:id="150"/>
    </w:p>
    <w:p>
      <w:pPr>
        <w:pStyle w:val="3"/>
        <w:spacing w:before="156" w:after="156"/>
        <w:rPr>
          <w:rFonts w:ascii="宋体" w:hAnsi="宋体" w:cs="宋体"/>
        </w:rPr>
      </w:pPr>
      <w:r>
        <w:rPr>
          <w:rFonts w:hint="eastAsia" w:ascii="宋体" w:hAnsi="宋体" w:cs="宋体"/>
        </w:rPr>
        <w:t>基础资料包括公司基础资料、地址信息、账号信息、支付信息、开票信息等；</w:t>
      </w:r>
    </w:p>
    <w:p>
      <w:pPr>
        <w:pStyle w:val="3"/>
        <w:spacing w:before="156" w:after="156"/>
        <w:rPr>
          <w:rFonts w:ascii="宋体" w:hAnsi="宋体" w:cs="宋体"/>
        </w:rPr>
      </w:pPr>
      <w:r>
        <w:rPr>
          <w:rFonts w:hint="eastAsia" w:ascii="宋体" w:hAnsi="宋体" w:cs="宋体"/>
        </w:rPr>
        <w:t>【公司信息】</w:t>
      </w:r>
    </w:p>
    <w:p>
      <w:pPr>
        <w:pStyle w:val="3"/>
        <w:spacing w:before="157" w:after="157" w:line="240" w:lineRule="auto"/>
        <w:rPr>
          <w:rFonts w:ascii="宋体" w:hAnsi="宋体" w:cs="宋体"/>
        </w:rPr>
      </w:pPr>
      <w:r>
        <w:rPr>
          <w:rFonts w:hint="eastAsia" w:ascii="宋体" w:hAnsi="宋体" w:cs="宋体"/>
        </w:rPr>
        <w:drawing>
          <wp:inline distT="0" distB="0" distL="114300" distR="114300">
            <wp:extent cx="5271770" cy="2449830"/>
            <wp:effectExtent l="0" t="0" r="5080" b="7620"/>
            <wp:docPr id="114"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65"/>
                    <pic:cNvPicPr>
                      <a:picLocks noChangeAspect="1"/>
                    </pic:cNvPicPr>
                  </pic:nvPicPr>
                  <pic:blipFill>
                    <a:blip r:embed="rId71"/>
                    <a:stretch>
                      <a:fillRect/>
                    </a:stretch>
                  </pic:blipFill>
                  <pic:spPr>
                    <a:xfrm>
                      <a:off x="0" y="0"/>
                      <a:ext cx="5271770" cy="2449830"/>
                    </a:xfrm>
                    <a:prstGeom prst="rect">
                      <a:avLst/>
                    </a:prstGeom>
                    <a:noFill/>
                    <a:ln w="9525">
                      <a:noFill/>
                    </a:ln>
                  </pic:spPr>
                </pic:pic>
              </a:graphicData>
            </a:graphic>
          </wp:inline>
        </w:drawing>
      </w:r>
      <w:r>
        <w:rPr>
          <w:rFonts w:hint="eastAsia" w:ascii="宋体" w:hAnsi="宋体" w:cs="宋体"/>
        </w:rPr>
        <w:drawing>
          <wp:inline distT="0" distB="0" distL="114300" distR="114300">
            <wp:extent cx="5273675" cy="2762885"/>
            <wp:effectExtent l="0" t="0" r="3175" b="18415"/>
            <wp:docPr id="11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64"/>
                    <pic:cNvPicPr>
                      <a:picLocks noChangeAspect="1"/>
                    </pic:cNvPicPr>
                  </pic:nvPicPr>
                  <pic:blipFill>
                    <a:blip r:embed="rId72"/>
                    <a:stretch>
                      <a:fillRect/>
                    </a:stretch>
                  </pic:blipFill>
                  <pic:spPr>
                    <a:xfrm>
                      <a:off x="0" y="0"/>
                      <a:ext cx="5273675" cy="2762885"/>
                    </a:xfrm>
                    <a:prstGeom prst="rect">
                      <a:avLst/>
                    </a:prstGeom>
                    <a:noFill/>
                    <a:ln w="9525">
                      <a:noFill/>
                    </a:ln>
                  </pic:spPr>
                </pic:pic>
              </a:graphicData>
            </a:graphic>
          </wp:inline>
        </w:drawing>
      </w:r>
      <w:r>
        <w:rPr>
          <w:rFonts w:hint="eastAsia" w:ascii="宋体" w:hAnsi="宋体" w:cs="宋体"/>
        </w:rPr>
        <w:t>【收货地址】可以维护多个收货地址</w:t>
      </w:r>
    </w:p>
    <w:p>
      <w:pPr>
        <w:pStyle w:val="3"/>
        <w:spacing w:before="156" w:after="156"/>
        <w:rPr>
          <w:rFonts w:ascii="宋体" w:hAnsi="宋体" w:cs="宋体"/>
        </w:rPr>
      </w:pPr>
      <w:r>
        <w:rPr>
          <w:rFonts w:hint="eastAsia" w:ascii="宋体" w:hAnsi="宋体" w:cs="宋体"/>
        </w:rPr>
        <w:t>【支付信息】</w:t>
      </w:r>
    </w:p>
    <w:p>
      <w:pPr>
        <w:pStyle w:val="3"/>
        <w:spacing w:before="157" w:after="157" w:line="240" w:lineRule="auto"/>
        <w:ind w:firstLine="0"/>
        <w:rPr>
          <w:rFonts w:ascii="宋体" w:hAnsi="宋体" w:cs="宋体"/>
        </w:rPr>
      </w:pPr>
      <w:r>
        <w:rPr>
          <w:rFonts w:hint="eastAsia" w:ascii="宋体" w:hAnsi="宋体" w:cs="宋体"/>
        </w:rPr>
        <w:drawing>
          <wp:inline distT="0" distB="0" distL="114300" distR="114300">
            <wp:extent cx="5269230" cy="2222500"/>
            <wp:effectExtent l="0" t="0" r="7620" b="6350"/>
            <wp:docPr id="115"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66"/>
                    <pic:cNvPicPr>
                      <a:picLocks noChangeAspect="1"/>
                    </pic:cNvPicPr>
                  </pic:nvPicPr>
                  <pic:blipFill>
                    <a:blip r:embed="rId73"/>
                    <a:stretch>
                      <a:fillRect/>
                    </a:stretch>
                  </pic:blipFill>
                  <pic:spPr>
                    <a:xfrm>
                      <a:off x="0" y="0"/>
                      <a:ext cx="5269230" cy="2222500"/>
                    </a:xfrm>
                    <a:prstGeom prst="rect">
                      <a:avLst/>
                    </a:prstGeom>
                    <a:noFill/>
                    <a:ln w="9525">
                      <a:noFill/>
                    </a:ln>
                  </pic:spPr>
                </pic:pic>
              </a:graphicData>
            </a:graphic>
          </wp:inline>
        </w:drawing>
      </w:r>
    </w:p>
    <w:p>
      <w:pPr>
        <w:pStyle w:val="5"/>
        <w:rPr>
          <w:rFonts w:hAnsi="宋体" w:cs="宋体"/>
        </w:rPr>
      </w:pPr>
      <w:bookmarkStart w:id="151" w:name="_Toc11184"/>
      <w:bookmarkStart w:id="152" w:name="_Toc22189"/>
      <w:bookmarkStart w:id="153" w:name="_Toc9113"/>
      <w:r>
        <w:rPr>
          <w:rFonts w:hint="eastAsia" w:hAnsi="宋体" w:cs="宋体"/>
        </w:rPr>
        <w:t>人员管理</w:t>
      </w:r>
      <w:bookmarkEnd w:id="151"/>
      <w:bookmarkEnd w:id="152"/>
      <w:bookmarkEnd w:id="153"/>
    </w:p>
    <w:p>
      <w:pPr>
        <w:pStyle w:val="3"/>
        <w:spacing w:before="156" w:after="156"/>
        <w:rPr>
          <w:rFonts w:ascii="宋体" w:hAnsi="宋体" w:cs="宋体"/>
        </w:rPr>
      </w:pPr>
      <w:r>
        <w:rPr>
          <w:rFonts w:hint="eastAsia" w:ascii="宋体" w:hAnsi="宋体" w:cs="宋体"/>
        </w:rPr>
        <w:t>管理人员、角色、权限。</w:t>
      </w:r>
    </w:p>
    <w:p>
      <w:pPr>
        <w:pStyle w:val="3"/>
        <w:spacing w:before="156" w:after="156"/>
        <w:rPr>
          <w:rFonts w:ascii="宋体" w:hAnsi="宋体" w:cs="宋体"/>
        </w:rPr>
      </w:pPr>
      <w:r>
        <w:rPr>
          <w:rFonts w:hint="eastAsia" w:ascii="宋体" w:hAnsi="宋体" w:cs="宋体"/>
        </w:rPr>
        <w:t>【人员】管理人员信息、账号信息</w:t>
      </w:r>
    </w:p>
    <w:p>
      <w:pPr>
        <w:pStyle w:val="3"/>
        <w:spacing w:before="157" w:after="157" w:line="240" w:lineRule="auto"/>
        <w:rPr>
          <w:rFonts w:ascii="宋体" w:hAnsi="宋体" w:cs="宋体"/>
        </w:rPr>
      </w:pPr>
      <w:r>
        <w:rPr>
          <w:rFonts w:hint="eastAsia" w:ascii="宋体" w:hAnsi="宋体" w:cs="宋体"/>
        </w:rPr>
        <w:drawing>
          <wp:inline distT="0" distB="0" distL="114300" distR="114300">
            <wp:extent cx="5271770" cy="2199005"/>
            <wp:effectExtent l="0" t="0" r="5080" b="10795"/>
            <wp:docPr id="118"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69"/>
                    <pic:cNvPicPr>
                      <a:picLocks noChangeAspect="1"/>
                    </pic:cNvPicPr>
                  </pic:nvPicPr>
                  <pic:blipFill>
                    <a:blip r:embed="rId74"/>
                    <a:stretch>
                      <a:fillRect/>
                    </a:stretch>
                  </pic:blipFill>
                  <pic:spPr>
                    <a:xfrm>
                      <a:off x="0" y="0"/>
                      <a:ext cx="5271770" cy="2199005"/>
                    </a:xfrm>
                    <a:prstGeom prst="rect">
                      <a:avLst/>
                    </a:prstGeom>
                    <a:noFill/>
                    <a:ln w="9525">
                      <a:noFill/>
                    </a:ln>
                  </pic:spPr>
                </pic:pic>
              </a:graphicData>
            </a:graphic>
          </wp:inline>
        </w:drawing>
      </w:r>
      <w:r>
        <w:rPr>
          <w:rFonts w:hint="eastAsia" w:ascii="宋体" w:hAnsi="宋体" w:cs="宋体"/>
        </w:rPr>
        <w:t>【角色】维护人员角色</w:t>
      </w:r>
    </w:p>
    <w:p>
      <w:pPr>
        <w:pStyle w:val="3"/>
        <w:spacing w:before="157" w:after="157" w:line="240" w:lineRule="auto"/>
        <w:rPr>
          <w:rFonts w:ascii="宋体" w:hAnsi="宋体" w:cs="宋体"/>
        </w:rPr>
      </w:pPr>
      <w:r>
        <w:rPr>
          <w:rFonts w:hint="eastAsia" w:ascii="宋体" w:hAnsi="宋体" w:cs="宋体"/>
        </w:rPr>
        <w:drawing>
          <wp:inline distT="0" distB="0" distL="114300" distR="114300">
            <wp:extent cx="5264785" cy="1868805"/>
            <wp:effectExtent l="0" t="0" r="12065" b="17145"/>
            <wp:docPr id="116"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67"/>
                    <pic:cNvPicPr>
                      <a:picLocks noChangeAspect="1"/>
                    </pic:cNvPicPr>
                  </pic:nvPicPr>
                  <pic:blipFill>
                    <a:blip r:embed="rId75"/>
                    <a:stretch>
                      <a:fillRect/>
                    </a:stretch>
                  </pic:blipFill>
                  <pic:spPr>
                    <a:xfrm>
                      <a:off x="0" y="0"/>
                      <a:ext cx="5264785" cy="1868805"/>
                    </a:xfrm>
                    <a:prstGeom prst="rect">
                      <a:avLst/>
                    </a:prstGeom>
                    <a:noFill/>
                    <a:ln w="9525">
                      <a:noFill/>
                    </a:ln>
                  </pic:spPr>
                </pic:pic>
              </a:graphicData>
            </a:graphic>
          </wp:inline>
        </w:drawing>
      </w:r>
      <w:r>
        <w:rPr>
          <w:rFonts w:hint="eastAsia" w:ascii="宋体" w:hAnsi="宋体" w:cs="宋体"/>
        </w:rPr>
        <w:t>【权限】维护人员角色对应的权限</w:t>
      </w:r>
    </w:p>
    <w:p>
      <w:pPr>
        <w:pStyle w:val="3"/>
        <w:spacing w:before="157" w:after="157" w:line="240" w:lineRule="auto"/>
        <w:rPr>
          <w:rFonts w:ascii="宋体" w:hAnsi="宋体" w:cs="宋体"/>
          <w:b/>
          <w:sz w:val="28"/>
        </w:rPr>
      </w:pPr>
      <w:r>
        <w:rPr>
          <w:rFonts w:hint="eastAsia" w:ascii="宋体" w:hAnsi="宋体" w:cs="宋体"/>
        </w:rPr>
        <w:drawing>
          <wp:inline distT="0" distB="0" distL="114300" distR="114300">
            <wp:extent cx="5274310" cy="2670175"/>
            <wp:effectExtent l="0" t="0" r="2540" b="15875"/>
            <wp:docPr id="117"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68"/>
                    <pic:cNvPicPr>
                      <a:picLocks noChangeAspect="1"/>
                    </pic:cNvPicPr>
                  </pic:nvPicPr>
                  <pic:blipFill>
                    <a:blip r:embed="rId76"/>
                    <a:stretch>
                      <a:fillRect/>
                    </a:stretch>
                  </pic:blipFill>
                  <pic:spPr>
                    <a:xfrm>
                      <a:off x="0" y="0"/>
                      <a:ext cx="5274310" cy="2670175"/>
                    </a:xfrm>
                    <a:prstGeom prst="rect">
                      <a:avLst/>
                    </a:prstGeom>
                    <a:noFill/>
                    <a:ln w="9525">
                      <a:noFill/>
                    </a:ln>
                  </pic:spPr>
                </pic:pic>
              </a:graphicData>
            </a:graphic>
          </wp:inline>
        </w:drawing>
      </w:r>
    </w:p>
    <w:p>
      <w:pPr>
        <w:pStyle w:val="4"/>
        <w:rPr>
          <w:ins w:id="1681" w:author="~~~~~~~~~~~~ [2]" w:date="2017-12-21T10:06:09Z"/>
        </w:rPr>
      </w:pPr>
      <w:ins w:id="1682" w:author="~~~~~~~~~~~~ [2]" w:date="2017-12-21T09:52:09Z">
        <w:bookmarkStart w:id="154" w:name="_Toc15957"/>
        <w:r>
          <w:rPr>
            <w:rFonts w:hint="eastAsia"/>
            <w:lang w:val="en-US" w:eastAsia="zh-CN"/>
          </w:rPr>
          <w:t>APP</w:t>
        </w:r>
      </w:ins>
      <w:ins w:id="1683" w:author="~~~~~~~~~~~~ [2]" w:date="2017-12-21T09:52:15Z">
        <w:r>
          <w:rPr>
            <w:rFonts w:hint="eastAsia"/>
            <w:lang w:val="en-US" w:eastAsia="zh-CN"/>
          </w:rPr>
          <w:t>功能</w:t>
        </w:r>
        <w:bookmarkEnd w:id="154"/>
      </w:ins>
    </w:p>
    <w:p>
      <w:pPr>
        <w:pStyle w:val="3"/>
        <w:rPr>
          <w:ins w:id="1684" w:author="~~~~~~~~~~~~ [2]" w:date="2017-12-21T10:08:01Z"/>
          <w:rFonts w:hint="eastAsia"/>
          <w:lang w:val="en-US" w:eastAsia="zh-CN"/>
        </w:rPr>
      </w:pPr>
      <w:ins w:id="1685" w:author="~~~~~~~~~~~~ [2]" w:date="2017-12-21T10:06:42Z">
        <w:r>
          <w:rPr>
            <w:rFonts w:hint="eastAsia"/>
            <w:lang w:val="en-US" w:eastAsia="zh-CN"/>
          </w:rPr>
          <w:t>厂商</w:t>
        </w:r>
      </w:ins>
      <w:ins w:id="1686" w:author="~~~~~~~~~~~~ [2]" w:date="2017-12-21T10:06:44Z">
        <w:r>
          <w:rPr>
            <w:rFonts w:hint="eastAsia"/>
            <w:lang w:val="en-US" w:eastAsia="zh-CN"/>
          </w:rPr>
          <w:t>APP</w:t>
        </w:r>
      </w:ins>
      <w:ins w:id="1687" w:author="~~~~~~~~~~~~ [2]" w:date="2017-12-21T10:06:45Z">
        <w:r>
          <w:rPr>
            <w:rFonts w:hint="eastAsia"/>
            <w:lang w:val="en-US" w:eastAsia="zh-CN"/>
          </w:rPr>
          <w:t>功能</w:t>
        </w:r>
      </w:ins>
      <w:ins w:id="1688" w:author="~~~~~~~~~~~~ [2]" w:date="2017-12-21T10:06:48Z">
        <w:r>
          <w:rPr>
            <w:rFonts w:hint="eastAsia"/>
            <w:lang w:val="en-US" w:eastAsia="zh-CN"/>
          </w:rPr>
          <w:t>主要</w:t>
        </w:r>
      </w:ins>
      <w:ins w:id="1689" w:author="~~~~~~~~~~~~ [2]" w:date="2017-12-21T10:06:49Z">
        <w:r>
          <w:rPr>
            <w:rFonts w:hint="eastAsia"/>
            <w:lang w:val="en-US" w:eastAsia="zh-CN"/>
          </w:rPr>
          <w:t>包含</w:t>
        </w:r>
      </w:ins>
      <w:ins w:id="1690" w:author="~~~~~~~~~~~~ [2]" w:date="2017-12-21T10:06:51Z">
        <w:r>
          <w:rPr>
            <w:rFonts w:hint="eastAsia"/>
            <w:lang w:val="en-US" w:eastAsia="zh-CN"/>
          </w:rPr>
          <w:t>订单</w:t>
        </w:r>
      </w:ins>
      <w:ins w:id="1691" w:author="~~~~~~~~~~~~ [2]" w:date="2017-12-21T10:06:52Z">
        <w:r>
          <w:rPr>
            <w:rFonts w:hint="eastAsia"/>
            <w:lang w:val="en-US" w:eastAsia="zh-CN"/>
          </w:rPr>
          <w:t>审核、</w:t>
        </w:r>
      </w:ins>
      <w:ins w:id="1692" w:author="~~~~~~~~~~~~ [2]" w:date="2017-12-21T10:07:25Z">
        <w:r>
          <w:rPr>
            <w:rFonts w:hint="eastAsia"/>
            <w:lang w:val="en-US" w:eastAsia="zh-CN"/>
          </w:rPr>
          <w:t>发货</w:t>
        </w:r>
      </w:ins>
      <w:ins w:id="1693" w:author="~~~~~~~~~~~~ [2]" w:date="2017-12-21T10:07:42Z">
        <w:r>
          <w:rPr>
            <w:rFonts w:hint="eastAsia"/>
            <w:lang w:val="en-US" w:eastAsia="zh-CN"/>
          </w:rPr>
          <w:t>、</w:t>
        </w:r>
      </w:ins>
      <w:ins w:id="1694" w:author="~~~~~~~~~~~~ [2]" w:date="2017-12-21T10:07:33Z">
        <w:r>
          <w:rPr>
            <w:rFonts w:hint="eastAsia"/>
            <w:lang w:val="en-US" w:eastAsia="zh-CN"/>
          </w:rPr>
          <w:t>经销商</w:t>
        </w:r>
      </w:ins>
      <w:ins w:id="1695" w:author="~~~~~~~~~~~~ [2]" w:date="2017-12-21T10:07:34Z">
        <w:r>
          <w:rPr>
            <w:rFonts w:hint="eastAsia"/>
            <w:lang w:val="en-US" w:eastAsia="zh-CN"/>
          </w:rPr>
          <w:t>查看</w:t>
        </w:r>
      </w:ins>
      <w:ins w:id="1696" w:author="~~~~~~~~~~~~ [2]" w:date="2017-12-21T10:07:44Z">
        <w:r>
          <w:rPr>
            <w:rFonts w:hint="eastAsia"/>
            <w:lang w:val="en-US" w:eastAsia="zh-CN"/>
          </w:rPr>
          <w:t>、</w:t>
        </w:r>
      </w:ins>
      <w:ins w:id="1697" w:author="~~~~~~~~~~~~ [2]" w:date="2017-12-21T10:07:45Z">
        <w:r>
          <w:rPr>
            <w:rFonts w:hint="eastAsia"/>
            <w:lang w:val="en-US" w:eastAsia="zh-CN"/>
          </w:rPr>
          <w:t>商品</w:t>
        </w:r>
      </w:ins>
      <w:ins w:id="1698" w:author="~~~~~~~~~~~~ [2]" w:date="2017-12-21T10:07:46Z">
        <w:r>
          <w:rPr>
            <w:rFonts w:hint="eastAsia"/>
            <w:lang w:val="en-US" w:eastAsia="zh-CN"/>
          </w:rPr>
          <w:t>查看</w:t>
        </w:r>
      </w:ins>
      <w:ins w:id="1699" w:author="~~~~~~~~~~~~ [2]" w:date="2017-12-21T10:07:51Z">
        <w:r>
          <w:rPr>
            <w:rFonts w:hint="eastAsia"/>
            <w:lang w:val="en-US" w:eastAsia="zh-CN"/>
          </w:rPr>
          <w:t>、</w:t>
        </w:r>
      </w:ins>
      <w:ins w:id="1700" w:author="~~~~~~~~~~~~ [2]" w:date="2017-12-21T10:07:55Z">
        <w:r>
          <w:rPr>
            <w:rFonts w:hint="eastAsia"/>
            <w:lang w:val="en-US" w:eastAsia="zh-CN"/>
          </w:rPr>
          <w:t>消息</w:t>
        </w:r>
      </w:ins>
      <w:ins w:id="1701" w:author="~~~~~~~~~~~~ [2]" w:date="2017-12-21T10:07:56Z">
        <w:r>
          <w:rPr>
            <w:rFonts w:hint="eastAsia"/>
            <w:lang w:val="en-US" w:eastAsia="zh-CN"/>
          </w:rPr>
          <w:t>查看</w:t>
        </w:r>
      </w:ins>
      <w:ins w:id="1702" w:author="~~~~~~~~~~~~ [2]" w:date="2017-12-21T10:07:57Z">
        <w:r>
          <w:rPr>
            <w:rFonts w:hint="eastAsia"/>
            <w:lang w:val="en-US" w:eastAsia="zh-CN"/>
          </w:rPr>
          <w:t>等</w:t>
        </w:r>
      </w:ins>
      <w:ins w:id="1703" w:author="~~~~~~~~~~~~ [2]" w:date="2017-12-21T10:07:58Z">
        <w:r>
          <w:rPr>
            <w:rFonts w:hint="eastAsia"/>
            <w:lang w:val="en-US" w:eastAsia="zh-CN"/>
          </w:rPr>
          <w:t>功能</w:t>
        </w:r>
      </w:ins>
      <w:ins w:id="1704" w:author="~~~~~~~~~~~~ [2]" w:date="2017-12-21T10:08:00Z">
        <w:r>
          <w:rPr>
            <w:rFonts w:hint="eastAsia"/>
            <w:lang w:val="en-US" w:eastAsia="zh-CN"/>
          </w:rPr>
          <w:t>；</w:t>
        </w:r>
      </w:ins>
    </w:p>
    <w:p>
      <w:pPr>
        <w:pStyle w:val="3"/>
        <w:rPr>
          <w:ins w:id="1705" w:author="~~~~~~~~~~~~ [2]" w:date="2017-12-21T10:16:37Z"/>
          <w:rFonts w:hint="eastAsia"/>
          <w:lang w:val="en-US" w:eastAsia="zh-CN"/>
        </w:rPr>
      </w:pPr>
      <w:ins w:id="1706" w:author="~~~~~~~~~~~~ [2]" w:date="2017-12-21T10:08:06Z">
        <w:r>
          <w:rPr>
            <w:rFonts w:hint="eastAsia"/>
            <w:lang w:val="en-US" w:eastAsia="zh-CN"/>
          </w:rPr>
          <w:t>代理商</w:t>
        </w:r>
      </w:ins>
      <w:ins w:id="1707" w:author="~~~~~~~~~~~~ [2]" w:date="2017-12-21T10:08:08Z">
        <w:r>
          <w:rPr>
            <w:rFonts w:hint="eastAsia"/>
            <w:lang w:val="en-US" w:eastAsia="zh-CN"/>
          </w:rPr>
          <w:t>APP</w:t>
        </w:r>
      </w:ins>
      <w:ins w:id="1708" w:author="~~~~~~~~~~~~ [2]" w:date="2017-12-21T10:08:09Z">
        <w:r>
          <w:rPr>
            <w:rFonts w:hint="eastAsia"/>
            <w:lang w:val="en-US" w:eastAsia="zh-CN"/>
          </w:rPr>
          <w:t>功能</w:t>
        </w:r>
      </w:ins>
      <w:ins w:id="1709" w:author="~~~~~~~~~~~~ [2]" w:date="2017-12-21T10:08:11Z">
        <w:r>
          <w:rPr>
            <w:rFonts w:hint="eastAsia"/>
            <w:lang w:val="en-US" w:eastAsia="zh-CN"/>
          </w:rPr>
          <w:t>主要包含</w:t>
        </w:r>
      </w:ins>
      <w:ins w:id="1710" w:author="~~~~~~~~~~~~ [2]" w:date="2017-12-21T10:08:36Z">
        <w:r>
          <w:rPr>
            <w:rFonts w:hint="eastAsia"/>
            <w:lang w:val="en-US" w:eastAsia="zh-CN"/>
          </w:rPr>
          <w:t>商品</w:t>
        </w:r>
      </w:ins>
      <w:ins w:id="1711" w:author="~~~~~~~~~~~~ [2]" w:date="2017-12-21T10:08:38Z">
        <w:r>
          <w:rPr>
            <w:rFonts w:hint="eastAsia"/>
            <w:lang w:val="en-US" w:eastAsia="zh-CN"/>
          </w:rPr>
          <w:t>查看</w:t>
        </w:r>
      </w:ins>
      <w:ins w:id="1712" w:author="~~~~~~~~~~~~ [2]" w:date="2017-12-21T10:08:39Z">
        <w:r>
          <w:rPr>
            <w:rFonts w:hint="eastAsia"/>
            <w:lang w:val="en-US" w:eastAsia="zh-CN"/>
          </w:rPr>
          <w:t>、</w:t>
        </w:r>
      </w:ins>
      <w:ins w:id="1713" w:author="~~~~~~~~~~~~ [2]" w:date="2017-12-21T10:08:13Z">
        <w:r>
          <w:rPr>
            <w:rFonts w:hint="eastAsia"/>
            <w:lang w:val="en-US" w:eastAsia="zh-CN"/>
          </w:rPr>
          <w:t>下单</w:t>
        </w:r>
      </w:ins>
      <w:ins w:id="1714" w:author="~~~~~~~~~~~~ [2]" w:date="2017-12-21T10:08:14Z">
        <w:r>
          <w:rPr>
            <w:rFonts w:hint="eastAsia"/>
            <w:lang w:val="en-US" w:eastAsia="zh-CN"/>
          </w:rPr>
          <w:t>、</w:t>
        </w:r>
      </w:ins>
      <w:ins w:id="1715" w:author="~~~~~~~~~~~~ [2]" w:date="2017-12-21T10:08:42Z">
        <w:r>
          <w:rPr>
            <w:rFonts w:hint="eastAsia"/>
            <w:lang w:val="en-US" w:eastAsia="zh-CN"/>
          </w:rPr>
          <w:t>支付</w:t>
        </w:r>
      </w:ins>
      <w:ins w:id="1716" w:author="~~~~~~~~~~~~ [2]" w:date="2017-12-21T10:08:43Z">
        <w:r>
          <w:rPr>
            <w:rFonts w:hint="eastAsia"/>
            <w:lang w:val="en-US" w:eastAsia="zh-CN"/>
          </w:rPr>
          <w:t>等</w:t>
        </w:r>
      </w:ins>
      <w:ins w:id="1717" w:author="~~~~~~~~~~~~ [2]" w:date="2017-12-21T10:08:44Z">
        <w:r>
          <w:rPr>
            <w:rFonts w:hint="eastAsia"/>
            <w:lang w:val="en-US" w:eastAsia="zh-CN"/>
          </w:rPr>
          <w:t>功能</w:t>
        </w:r>
      </w:ins>
      <w:ins w:id="1718" w:author="~~~~~~~~~~~~ [2]" w:date="2017-12-21T10:08:45Z">
        <w:r>
          <w:rPr>
            <w:rFonts w:hint="eastAsia"/>
            <w:lang w:val="en-US" w:eastAsia="zh-CN"/>
          </w:rPr>
          <w:t>。</w:t>
        </w:r>
      </w:ins>
    </w:p>
    <w:p>
      <w:pPr>
        <w:pStyle w:val="5"/>
        <w:rPr>
          <w:ins w:id="1719" w:author="~~~~~~~~~~~~ [2]" w:date="2017-12-21T10:17:45Z"/>
          <w:rFonts w:hint="eastAsia"/>
          <w:lang w:val="en-US" w:eastAsia="zh-CN"/>
        </w:rPr>
      </w:pPr>
      <w:ins w:id="1720" w:author="~~~~~~~~~~~~ [2]" w:date="2017-12-21T10:16:43Z">
        <w:bookmarkStart w:id="155" w:name="_Toc32015"/>
        <w:r>
          <w:rPr>
            <w:rFonts w:hint="eastAsia"/>
            <w:lang w:val="en-US" w:eastAsia="zh-CN"/>
          </w:rPr>
          <w:t>登录</w:t>
        </w:r>
        <w:bookmarkEnd w:id="155"/>
      </w:ins>
    </w:p>
    <w:p>
      <w:pPr>
        <w:pStyle w:val="3"/>
        <w:rPr>
          <w:ins w:id="1721" w:author="~~~~~~~~~~~~ [2]" w:date="2017-12-21T10:16:43Z"/>
          <w:rFonts w:hint="eastAsia"/>
          <w:lang w:val="en-US" w:eastAsia="zh-CN"/>
        </w:rPr>
      </w:pPr>
      <w:ins w:id="1722" w:author="~~~~~~~~~~~~ [2]" w:date="2017-12-21T10:18:46Z">
        <w:r>
          <w:rPr>
            <w:rFonts w:hint="eastAsia"/>
            <w:lang w:val="en-US" w:eastAsia="zh-CN"/>
          </w:rPr>
          <w:t>打开</w:t>
        </w:r>
      </w:ins>
      <w:ins w:id="1723" w:author="~~~~~~~~~~~~ [2]" w:date="2017-12-21T10:18:48Z">
        <w:r>
          <w:rPr>
            <w:rFonts w:hint="eastAsia"/>
            <w:lang w:val="en-US" w:eastAsia="zh-CN"/>
          </w:rPr>
          <w:t>APP</w:t>
        </w:r>
      </w:ins>
      <w:ins w:id="1724" w:author="~~~~~~~~~~~~ [2]" w:date="2017-12-21T10:18:52Z">
        <w:r>
          <w:rPr>
            <w:rFonts w:hint="eastAsia"/>
            <w:lang w:val="en-US" w:eastAsia="zh-CN"/>
          </w:rPr>
          <w:t>，</w:t>
        </w:r>
      </w:ins>
      <w:ins w:id="1725" w:author="~~~~~~~~~~~~ [2]" w:date="2017-12-21T10:18:54Z">
        <w:r>
          <w:rPr>
            <w:rFonts w:hint="eastAsia"/>
            <w:lang w:val="en-US" w:eastAsia="zh-CN"/>
          </w:rPr>
          <w:t>录入</w:t>
        </w:r>
      </w:ins>
      <w:ins w:id="1726" w:author="~~~~~~~~~~~~ [2]" w:date="2017-12-21T10:18:55Z">
        <w:r>
          <w:rPr>
            <w:rFonts w:hint="eastAsia"/>
            <w:lang w:val="en-US" w:eastAsia="zh-CN"/>
          </w:rPr>
          <w:t>登录</w:t>
        </w:r>
      </w:ins>
      <w:ins w:id="1727" w:author="~~~~~~~~~~~~ [2]" w:date="2017-12-21T10:18:56Z">
        <w:r>
          <w:rPr>
            <w:rFonts w:hint="eastAsia"/>
            <w:lang w:val="en-US" w:eastAsia="zh-CN"/>
          </w:rPr>
          <w:t>名</w:t>
        </w:r>
      </w:ins>
      <w:ins w:id="1728" w:author="~~~~~~~~~~~~ [2]" w:date="2017-12-21T10:18:57Z">
        <w:r>
          <w:rPr>
            <w:rFonts w:hint="eastAsia"/>
            <w:lang w:val="en-US" w:eastAsia="zh-CN"/>
          </w:rPr>
          <w:t>、</w:t>
        </w:r>
      </w:ins>
      <w:ins w:id="1729" w:author="~~~~~~~~~~~~ [2]" w:date="2017-12-21T10:18:59Z">
        <w:r>
          <w:rPr>
            <w:rFonts w:hint="eastAsia"/>
            <w:lang w:val="en-US" w:eastAsia="zh-CN"/>
          </w:rPr>
          <w:t>密码、</w:t>
        </w:r>
      </w:ins>
      <w:ins w:id="1730" w:author="~~~~~~~~~~~~ [2]" w:date="2017-12-21T10:19:02Z">
        <w:r>
          <w:rPr>
            <w:rFonts w:hint="eastAsia"/>
            <w:lang w:val="en-US" w:eastAsia="zh-CN"/>
          </w:rPr>
          <w:t>验证码</w:t>
        </w:r>
      </w:ins>
      <w:ins w:id="1731" w:author="~~~~~~~~~~~~ [2]" w:date="2017-12-21T10:19:03Z">
        <w:r>
          <w:rPr>
            <w:rFonts w:hint="eastAsia"/>
            <w:lang w:val="en-US" w:eastAsia="zh-CN"/>
          </w:rPr>
          <w:t>进入</w:t>
        </w:r>
      </w:ins>
      <w:ins w:id="1732" w:author="~~~~~~~~~~~~ [2]" w:date="2017-12-21T10:37:49Z">
        <w:r>
          <w:rPr>
            <w:rFonts w:hint="eastAsia"/>
            <w:lang w:val="en-US" w:eastAsia="zh-CN"/>
          </w:rPr>
          <w:t>APP</w:t>
        </w:r>
      </w:ins>
      <w:ins w:id="1733" w:author="~~~~~~~~~~~~ [2]" w:date="2017-12-21T10:19:06Z">
        <w:r>
          <w:rPr>
            <w:rFonts w:hint="eastAsia"/>
            <w:lang w:val="en-US" w:eastAsia="zh-CN"/>
          </w:rPr>
          <w:t>。</w:t>
        </w:r>
      </w:ins>
    </w:p>
    <w:p>
      <w:pPr>
        <w:pStyle w:val="3"/>
        <w:spacing w:before="157" w:after="157" w:line="240" w:lineRule="auto"/>
        <w:rPr>
          <w:ins w:id="1734" w:author="~~~~~~~~~~~~ [2]" w:date="2017-12-21T10:37:15Z"/>
        </w:rPr>
      </w:pPr>
      <w:ins w:id="1735" w:author="~~~~~~~~~~~~ [2]" w:date="2017-12-21T10:17:32Z">
        <w:r>
          <w:rPr/>
          <w:drawing>
            <wp:inline distT="0" distB="0" distL="114300" distR="114300">
              <wp:extent cx="2837815" cy="4809490"/>
              <wp:effectExtent l="0" t="0" r="635" b="1016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77"/>
                      <a:stretch>
                        <a:fillRect/>
                      </a:stretch>
                    </pic:blipFill>
                    <pic:spPr>
                      <a:xfrm>
                        <a:off x="0" y="0"/>
                        <a:ext cx="2837815" cy="4809490"/>
                      </a:xfrm>
                      <a:prstGeom prst="rect">
                        <a:avLst/>
                      </a:prstGeom>
                      <a:noFill/>
                      <a:ln w="9525">
                        <a:noFill/>
                      </a:ln>
                    </pic:spPr>
                  </pic:pic>
                </a:graphicData>
              </a:graphic>
            </wp:inline>
          </w:drawing>
        </w:r>
      </w:ins>
    </w:p>
    <w:p>
      <w:pPr>
        <w:pStyle w:val="5"/>
        <w:rPr>
          <w:ins w:id="1737" w:author="~~~~~~~~~~~~ [2]" w:date="2017-12-21T10:03:27Z"/>
          <w:rFonts w:hint="eastAsia"/>
          <w:lang w:val="en-US" w:eastAsia="zh-CN"/>
        </w:rPr>
      </w:pPr>
      <w:ins w:id="1738" w:author="~~~~~~~~~~~~ [2]" w:date="2017-12-21T10:37:16Z">
        <w:bookmarkStart w:id="156" w:name="_Toc11462"/>
        <w:r>
          <w:rPr>
            <w:rFonts w:hint="eastAsia"/>
            <w:lang w:eastAsia="zh-CN"/>
          </w:rPr>
          <w:t>厂商</w:t>
        </w:r>
        <w:bookmarkEnd w:id="156"/>
      </w:ins>
    </w:p>
    <w:p>
      <w:pPr>
        <w:pStyle w:val="6"/>
        <w:rPr>
          <w:ins w:id="1739" w:author="~~~~~~~~~~~~ [2]" w:date="2017-12-21T10:15:24Z"/>
          <w:rFonts w:hint="eastAsia"/>
          <w:lang w:val="en-US" w:eastAsia="zh-CN"/>
        </w:rPr>
      </w:pPr>
      <w:ins w:id="1740" w:author="~~~~~~~~~~~~ [2]" w:date="2017-12-21T10:12:58Z">
        <w:bookmarkStart w:id="157" w:name="_Toc20450"/>
        <w:r>
          <w:rPr>
            <w:rFonts w:hint="eastAsia"/>
            <w:lang w:val="en-US" w:eastAsia="zh-CN"/>
          </w:rPr>
          <w:t>首页</w:t>
        </w:r>
        <w:bookmarkEnd w:id="157"/>
      </w:ins>
    </w:p>
    <w:p>
      <w:pPr>
        <w:pStyle w:val="3"/>
        <w:rPr>
          <w:ins w:id="1741" w:author="~~~~~~~~~~~~ [2]" w:date="2017-12-21T10:25:09Z"/>
          <w:rFonts w:hint="eastAsia"/>
          <w:lang w:val="en-US" w:eastAsia="zh-CN"/>
        </w:rPr>
      </w:pPr>
      <w:ins w:id="1742" w:author="~~~~~~~~~~~~ [2]" w:date="2017-12-21T10:19:36Z">
        <w:r>
          <w:rPr>
            <w:rFonts w:hint="eastAsia"/>
            <w:lang w:val="en-US" w:eastAsia="zh-CN"/>
          </w:rPr>
          <w:t>登录</w:t>
        </w:r>
      </w:ins>
      <w:ins w:id="1743" w:author="~~~~~~~~~~~~ [2]" w:date="2017-12-21T10:16:03Z">
        <w:r>
          <w:rPr>
            <w:rFonts w:hint="eastAsia"/>
            <w:lang w:val="en-US" w:eastAsia="zh-CN"/>
          </w:rPr>
          <w:t>进入</w:t>
        </w:r>
      </w:ins>
      <w:ins w:id="1744" w:author="~~~~~~~~~~~~ [2]" w:date="2017-12-21T10:16:04Z">
        <w:r>
          <w:rPr>
            <w:rFonts w:hint="eastAsia"/>
            <w:lang w:val="en-US" w:eastAsia="zh-CN"/>
          </w:rPr>
          <w:t>app</w:t>
        </w:r>
      </w:ins>
      <w:ins w:id="1745" w:author="~~~~~~~~~~~~ [2]" w:date="2017-12-21T10:16:05Z">
        <w:r>
          <w:rPr>
            <w:rFonts w:hint="eastAsia"/>
            <w:lang w:val="en-US" w:eastAsia="zh-CN"/>
          </w:rPr>
          <w:t>首页</w:t>
        </w:r>
      </w:ins>
      <w:ins w:id="1746" w:author="~~~~~~~~~~~~ [2]" w:date="2017-12-21T10:23:40Z">
        <w:r>
          <w:rPr>
            <w:rFonts w:hint="eastAsia"/>
            <w:lang w:val="en-US" w:eastAsia="zh-CN"/>
          </w:rPr>
          <w:t>，</w:t>
        </w:r>
      </w:ins>
      <w:ins w:id="1747" w:author="~~~~~~~~~~~~ [2]" w:date="2017-12-21T10:23:42Z">
        <w:r>
          <w:rPr>
            <w:rFonts w:hint="eastAsia"/>
            <w:lang w:val="en-US" w:eastAsia="zh-CN"/>
          </w:rPr>
          <w:t>首页</w:t>
        </w:r>
      </w:ins>
      <w:ins w:id="1748" w:author="~~~~~~~~~~~~ [2]" w:date="2017-12-21T10:23:43Z">
        <w:r>
          <w:rPr>
            <w:rFonts w:hint="eastAsia"/>
            <w:lang w:val="en-US" w:eastAsia="zh-CN"/>
          </w:rPr>
          <w:t>主要</w:t>
        </w:r>
      </w:ins>
      <w:ins w:id="1749" w:author="~~~~~~~~~~~~ [2]" w:date="2017-12-21T10:23:45Z">
        <w:r>
          <w:rPr>
            <w:rFonts w:hint="eastAsia"/>
            <w:lang w:val="en-US" w:eastAsia="zh-CN"/>
          </w:rPr>
          <w:t>包含</w:t>
        </w:r>
      </w:ins>
      <w:ins w:id="1750" w:author="~~~~~~~~~~~~ [2]" w:date="2017-12-21T10:23:57Z">
        <w:r>
          <w:rPr>
            <w:rFonts w:hint="eastAsia"/>
            <w:lang w:val="en-US" w:eastAsia="zh-CN"/>
          </w:rPr>
          <w:t>销售</w:t>
        </w:r>
      </w:ins>
      <w:ins w:id="1751" w:author="~~~~~~~~~~~~ [2]" w:date="2017-12-21T10:23:59Z">
        <w:r>
          <w:rPr>
            <w:rFonts w:hint="eastAsia"/>
            <w:lang w:val="en-US" w:eastAsia="zh-CN"/>
          </w:rPr>
          <w:t>报表</w:t>
        </w:r>
      </w:ins>
      <w:ins w:id="1752" w:author="~~~~~~~~~~~~ [2]" w:date="2017-12-21T10:24:00Z">
        <w:r>
          <w:rPr>
            <w:rFonts w:hint="eastAsia"/>
            <w:lang w:val="en-US" w:eastAsia="zh-CN"/>
          </w:rPr>
          <w:t>、</w:t>
        </w:r>
      </w:ins>
      <w:ins w:id="1753" w:author="~~~~~~~~~~~~ [2]" w:date="2017-12-21T10:36:37Z">
        <w:r>
          <w:rPr>
            <w:rFonts w:hint="eastAsia"/>
            <w:lang w:val="en-US" w:eastAsia="zh-CN"/>
          </w:rPr>
          <w:t>订单</w:t>
        </w:r>
      </w:ins>
      <w:ins w:id="1754" w:author="~~~~~~~~~~~~ [2]" w:date="2017-12-21T10:36:38Z">
        <w:r>
          <w:rPr>
            <w:rFonts w:hint="eastAsia"/>
            <w:lang w:val="en-US" w:eastAsia="zh-CN"/>
          </w:rPr>
          <w:t>、</w:t>
        </w:r>
      </w:ins>
      <w:ins w:id="1755" w:author="~~~~~~~~~~~~ [2]" w:date="2017-12-21T10:36:40Z">
        <w:r>
          <w:rPr>
            <w:rFonts w:hint="eastAsia"/>
            <w:lang w:val="en-US" w:eastAsia="zh-CN"/>
          </w:rPr>
          <w:t>收款</w:t>
        </w:r>
      </w:ins>
      <w:ins w:id="1756" w:author="~~~~~~~~~~~~ [2]" w:date="2017-12-21T10:36:41Z">
        <w:r>
          <w:rPr>
            <w:rFonts w:hint="eastAsia"/>
            <w:lang w:val="en-US" w:eastAsia="zh-CN"/>
          </w:rPr>
          <w:t>情况</w:t>
        </w:r>
      </w:ins>
      <w:ins w:id="1757" w:author="~~~~~~~~~~~~ [2]" w:date="2017-12-21T10:36:42Z">
        <w:r>
          <w:rPr>
            <w:rFonts w:hint="eastAsia"/>
            <w:lang w:val="en-US" w:eastAsia="zh-CN"/>
          </w:rPr>
          <w:t>，</w:t>
        </w:r>
      </w:ins>
      <w:ins w:id="1758" w:author="~~~~~~~~~~~~ [2]" w:date="2017-12-21T10:24:16Z">
        <w:r>
          <w:rPr>
            <w:rFonts w:hint="eastAsia"/>
            <w:lang w:val="en-US" w:eastAsia="zh-CN"/>
          </w:rPr>
          <w:t>待审核</w:t>
        </w:r>
      </w:ins>
      <w:ins w:id="1759" w:author="~~~~~~~~~~~~ [2]" w:date="2017-12-21T10:24:18Z">
        <w:r>
          <w:rPr>
            <w:rFonts w:hint="eastAsia"/>
            <w:lang w:val="en-US" w:eastAsia="zh-CN"/>
          </w:rPr>
          <w:t>、</w:t>
        </w:r>
      </w:ins>
      <w:ins w:id="1760" w:author="~~~~~~~~~~~~ [2]" w:date="2017-12-21T14:04:14Z">
        <w:r>
          <w:rPr>
            <w:rFonts w:hint="eastAsia"/>
            <w:lang w:val="en-US" w:eastAsia="zh-CN"/>
          </w:rPr>
          <w:t>待</w:t>
        </w:r>
      </w:ins>
      <w:ins w:id="1761" w:author="~~~~~~~~~~~~ [2]" w:date="2017-12-21T10:24:20Z">
        <w:r>
          <w:rPr>
            <w:rFonts w:hint="eastAsia"/>
            <w:lang w:val="en-US" w:eastAsia="zh-CN"/>
          </w:rPr>
          <w:t>发货</w:t>
        </w:r>
      </w:ins>
      <w:ins w:id="1762" w:author="~~~~~~~~~~~~ [2]" w:date="2017-12-21T10:24:21Z">
        <w:r>
          <w:rPr>
            <w:rFonts w:hint="eastAsia"/>
            <w:lang w:val="en-US" w:eastAsia="zh-CN"/>
          </w:rPr>
          <w:t>订单</w:t>
        </w:r>
      </w:ins>
      <w:ins w:id="1763" w:author="~~~~~~~~~~~~ [2]" w:date="2017-12-21T10:24:22Z">
        <w:r>
          <w:rPr>
            <w:rFonts w:hint="eastAsia"/>
            <w:lang w:val="en-US" w:eastAsia="zh-CN"/>
          </w:rPr>
          <w:t>提醒</w:t>
        </w:r>
      </w:ins>
      <w:ins w:id="1764" w:author="~~~~~~~~~~~~ [2]" w:date="2017-12-21T10:24:35Z">
        <w:r>
          <w:rPr>
            <w:rFonts w:hint="eastAsia"/>
            <w:lang w:val="en-US" w:eastAsia="zh-CN"/>
          </w:rPr>
          <w:t>。</w:t>
        </w:r>
      </w:ins>
      <w:ins w:id="1765" w:author="~~~~~~~~~~~~ [2]" w:date="2017-12-21T10:24:36Z">
        <w:r>
          <w:rPr>
            <w:rFonts w:hint="eastAsia"/>
            <w:lang w:val="en-US" w:eastAsia="zh-CN"/>
          </w:rPr>
          <w:t>并</w:t>
        </w:r>
      </w:ins>
      <w:ins w:id="1766" w:author="~~~~~~~~~~~~ [2]" w:date="2017-12-21T10:24:37Z">
        <w:r>
          <w:rPr>
            <w:rFonts w:hint="eastAsia"/>
            <w:lang w:val="en-US" w:eastAsia="zh-CN"/>
          </w:rPr>
          <w:t>显示</w:t>
        </w:r>
      </w:ins>
      <w:ins w:id="1767" w:author="~~~~~~~~~~~~ [2]" w:date="2017-12-21T10:24:39Z">
        <w:r>
          <w:rPr>
            <w:rFonts w:hint="eastAsia"/>
            <w:lang w:val="en-US" w:eastAsia="zh-CN"/>
          </w:rPr>
          <w:t>常用</w:t>
        </w:r>
      </w:ins>
      <w:ins w:id="1768" w:author="~~~~~~~~~~~~ [2]" w:date="2017-12-21T10:24:40Z">
        <w:r>
          <w:rPr>
            <w:rFonts w:hint="eastAsia"/>
            <w:lang w:val="en-US" w:eastAsia="zh-CN"/>
          </w:rPr>
          <w:t>功能</w:t>
        </w:r>
      </w:ins>
      <w:ins w:id="1769" w:author="~~~~~~~~~~~~ [2]" w:date="2017-12-21T10:24:43Z">
        <w:r>
          <w:rPr>
            <w:rFonts w:hint="eastAsia"/>
            <w:lang w:val="en-US" w:eastAsia="zh-CN"/>
          </w:rPr>
          <w:t>：</w:t>
        </w:r>
      </w:ins>
      <w:ins w:id="1770" w:author="~~~~~~~~~~~~ [2]" w:date="2017-12-21T10:24:53Z">
        <w:r>
          <w:rPr>
            <w:rFonts w:hint="eastAsia"/>
            <w:lang w:val="en-US" w:eastAsia="zh-CN"/>
          </w:rPr>
          <w:t>订单</w:t>
        </w:r>
      </w:ins>
      <w:ins w:id="1771" w:author="~~~~~~~~~~~~ [2]" w:date="2017-12-21T10:24:54Z">
        <w:r>
          <w:rPr>
            <w:rFonts w:hint="eastAsia"/>
            <w:lang w:val="en-US" w:eastAsia="zh-CN"/>
          </w:rPr>
          <w:t>、</w:t>
        </w:r>
      </w:ins>
      <w:ins w:id="1772" w:author="~~~~~~~~~~~~ [2]" w:date="2017-12-21T11:31:46Z">
        <w:r>
          <w:rPr>
            <w:rFonts w:hint="eastAsia"/>
            <w:lang w:val="en-US" w:eastAsia="zh-CN"/>
          </w:rPr>
          <w:t>代理商</w:t>
        </w:r>
      </w:ins>
      <w:ins w:id="1773" w:author="~~~~~~~~~~~~ [2]" w:date="2017-12-21T10:24:56Z">
        <w:r>
          <w:rPr>
            <w:rFonts w:hint="eastAsia"/>
            <w:lang w:val="en-US" w:eastAsia="zh-CN"/>
          </w:rPr>
          <w:t>、</w:t>
        </w:r>
      </w:ins>
      <w:ins w:id="1774" w:author="~~~~~~~~~~~~ [2]" w:date="2017-12-21T10:25:02Z">
        <w:r>
          <w:rPr>
            <w:rFonts w:hint="eastAsia"/>
            <w:lang w:val="en-US" w:eastAsia="zh-CN"/>
          </w:rPr>
          <w:t>商品</w:t>
        </w:r>
      </w:ins>
      <w:ins w:id="1775" w:author="~~~~~~~~~~~~ [2]" w:date="2017-12-21T10:25:03Z">
        <w:r>
          <w:rPr>
            <w:rFonts w:hint="eastAsia"/>
            <w:lang w:val="en-US" w:eastAsia="zh-CN"/>
          </w:rPr>
          <w:t>、</w:t>
        </w:r>
      </w:ins>
      <w:ins w:id="1776" w:author="~~~~~~~~~~~~ [2]" w:date="2017-12-21T10:25:08Z">
        <w:r>
          <w:rPr>
            <w:rFonts w:hint="eastAsia"/>
            <w:lang w:val="en-US" w:eastAsia="zh-CN"/>
          </w:rPr>
          <w:t>消息</w:t>
        </w:r>
      </w:ins>
    </w:p>
    <w:p>
      <w:pPr>
        <w:pStyle w:val="3"/>
        <w:rPr>
          <w:ins w:id="1777" w:author="~~~~~~~~~~~~ [2]" w:date="2017-12-21T10:20:40Z"/>
          <w:rFonts w:hint="eastAsia"/>
          <w:lang w:val="en-US" w:eastAsia="zh-CN"/>
        </w:rPr>
      </w:pPr>
    </w:p>
    <w:p>
      <w:pPr>
        <w:pStyle w:val="3"/>
        <w:spacing w:before="157" w:after="157" w:line="240" w:lineRule="auto"/>
        <w:rPr>
          <w:ins w:id="1778" w:author="~~~~~~~~~~~~ [2]" w:date="2017-12-21T10:16:06Z"/>
          <w:rFonts w:hint="eastAsia"/>
          <w:lang w:val="en-US" w:eastAsia="zh-CN"/>
        </w:rPr>
      </w:pPr>
      <w:ins w:id="1779" w:author="~~~~~~~~~~~~ [2]" w:date="2017-12-21T10:25:57Z">
        <w:r>
          <w:rPr/>
          <w:drawing>
            <wp:inline distT="0" distB="0" distL="114300" distR="114300">
              <wp:extent cx="2856865" cy="4990465"/>
              <wp:effectExtent l="0" t="0" r="635" b="63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78"/>
                      <a:stretch>
                        <a:fillRect/>
                      </a:stretch>
                    </pic:blipFill>
                    <pic:spPr>
                      <a:xfrm>
                        <a:off x="0" y="0"/>
                        <a:ext cx="2856865" cy="4990465"/>
                      </a:xfrm>
                      <a:prstGeom prst="rect">
                        <a:avLst/>
                      </a:prstGeom>
                      <a:noFill/>
                      <a:ln w="9525">
                        <a:noFill/>
                      </a:ln>
                    </pic:spPr>
                  </pic:pic>
                </a:graphicData>
              </a:graphic>
            </wp:inline>
          </w:drawing>
        </w:r>
      </w:ins>
    </w:p>
    <w:p>
      <w:pPr>
        <w:pStyle w:val="6"/>
        <w:rPr>
          <w:ins w:id="1781" w:author="~~~~~~~~~~~~ [2]" w:date="2017-12-21T11:01:09Z"/>
          <w:rFonts w:hint="eastAsia"/>
          <w:lang w:val="en-US" w:eastAsia="zh-CN"/>
        </w:rPr>
      </w:pPr>
      <w:ins w:id="1782" w:author="~~~~~~~~~~~~ [2]" w:date="2017-12-21T10:38:18Z">
        <w:bookmarkStart w:id="158" w:name="_Toc11768"/>
        <w:r>
          <w:rPr>
            <w:rFonts w:hint="eastAsia"/>
            <w:lang w:val="en-US" w:eastAsia="zh-CN"/>
          </w:rPr>
          <w:t>订单</w:t>
        </w:r>
        <w:bookmarkEnd w:id="158"/>
      </w:ins>
    </w:p>
    <w:p>
      <w:pPr>
        <w:pStyle w:val="3"/>
        <w:rPr>
          <w:ins w:id="1783" w:author="~~~~~~~~~~~~ [2]" w:date="2017-12-21T10:15:28Z"/>
          <w:rFonts w:hint="eastAsia"/>
          <w:lang w:val="en-US" w:eastAsia="zh-CN"/>
        </w:rPr>
      </w:pPr>
      <w:ins w:id="1784" w:author="~~~~~~~~~~~~ [2]" w:date="2017-12-21T11:01:41Z">
        <w:r>
          <w:rPr>
            <w:rFonts w:hint="eastAsia"/>
            <w:lang w:val="en-US" w:eastAsia="zh-CN"/>
          </w:rPr>
          <w:t>订单</w:t>
        </w:r>
      </w:ins>
      <w:ins w:id="1785" w:author="~~~~~~~~~~~~ [2]" w:date="2017-12-21T11:02:31Z">
        <w:r>
          <w:rPr>
            <w:rFonts w:hint="eastAsia"/>
            <w:lang w:val="en-US" w:eastAsia="zh-CN"/>
          </w:rPr>
          <w:t>主要</w:t>
        </w:r>
      </w:ins>
      <w:ins w:id="1786" w:author="~~~~~~~~~~~~ [2]" w:date="2017-12-21T11:02:32Z">
        <w:r>
          <w:rPr>
            <w:rFonts w:hint="eastAsia"/>
            <w:lang w:val="en-US" w:eastAsia="zh-CN"/>
          </w:rPr>
          <w:t>包含</w:t>
        </w:r>
      </w:ins>
      <w:ins w:id="1787" w:author="~~~~~~~~~~~~ [2]" w:date="2017-12-21T11:02:33Z">
        <w:r>
          <w:rPr>
            <w:rFonts w:hint="eastAsia"/>
            <w:lang w:val="en-US" w:eastAsia="zh-CN"/>
          </w:rPr>
          <w:t>订单</w:t>
        </w:r>
      </w:ins>
      <w:ins w:id="1788" w:author="~~~~~~~~~~~~ [2]" w:date="2017-12-21T11:31:08Z">
        <w:r>
          <w:rPr>
            <w:rFonts w:hint="eastAsia"/>
            <w:lang w:val="en-US" w:eastAsia="zh-CN"/>
          </w:rPr>
          <w:t>查看、</w:t>
        </w:r>
      </w:ins>
      <w:ins w:id="1789" w:author="~~~~~~~~~~~~ [2]" w:date="2017-12-21T11:02:34Z">
        <w:r>
          <w:rPr>
            <w:rFonts w:hint="eastAsia"/>
            <w:lang w:val="en-US" w:eastAsia="zh-CN"/>
          </w:rPr>
          <w:t>审核、</w:t>
        </w:r>
      </w:ins>
      <w:ins w:id="1790" w:author="~~~~~~~~~~~~ [2]" w:date="2017-12-21T11:02:38Z">
        <w:r>
          <w:rPr>
            <w:rFonts w:hint="eastAsia"/>
            <w:lang w:val="en-US" w:eastAsia="zh-CN"/>
          </w:rPr>
          <w:t>发货</w:t>
        </w:r>
      </w:ins>
      <w:ins w:id="1791" w:author="~~~~~~~~~~~~ [2]" w:date="2017-12-21T11:03:01Z">
        <w:r>
          <w:rPr>
            <w:rFonts w:hint="eastAsia"/>
            <w:lang w:val="en-US" w:eastAsia="zh-CN"/>
          </w:rPr>
          <w:t>信息</w:t>
        </w:r>
      </w:ins>
      <w:ins w:id="1792" w:author="~~~~~~~~~~~~ [2]" w:date="2017-12-21T11:02:39Z">
        <w:r>
          <w:rPr>
            <w:rFonts w:hint="eastAsia"/>
            <w:lang w:val="en-US" w:eastAsia="zh-CN"/>
          </w:rPr>
          <w:t>查看</w:t>
        </w:r>
      </w:ins>
      <w:ins w:id="1793" w:author="~~~~~~~~~~~~ [2]" w:date="2017-12-21T11:02:42Z">
        <w:r>
          <w:rPr>
            <w:rFonts w:hint="eastAsia"/>
            <w:lang w:val="en-US" w:eastAsia="zh-CN"/>
          </w:rPr>
          <w:t>、</w:t>
        </w:r>
      </w:ins>
      <w:ins w:id="1794" w:author="~~~~~~~~~~~~ [2]" w:date="2017-12-21T11:02:54Z">
        <w:r>
          <w:rPr>
            <w:rFonts w:hint="eastAsia"/>
            <w:lang w:val="en-US" w:eastAsia="zh-CN"/>
          </w:rPr>
          <w:t>付款</w:t>
        </w:r>
      </w:ins>
      <w:ins w:id="1795" w:author="~~~~~~~~~~~~ [2]" w:date="2017-12-21T11:02:56Z">
        <w:r>
          <w:rPr>
            <w:rFonts w:hint="eastAsia"/>
            <w:lang w:val="en-US" w:eastAsia="zh-CN"/>
          </w:rPr>
          <w:t>信息</w:t>
        </w:r>
      </w:ins>
      <w:ins w:id="1796" w:author="~~~~~~~~~~~~ [2]" w:date="2017-12-21T11:02:57Z">
        <w:r>
          <w:rPr>
            <w:rFonts w:hint="eastAsia"/>
            <w:lang w:val="en-US" w:eastAsia="zh-CN"/>
          </w:rPr>
          <w:t>查看</w:t>
        </w:r>
      </w:ins>
      <w:ins w:id="1797" w:author="~~~~~~~~~~~~ [2]" w:date="2017-12-21T11:03:11Z">
        <w:r>
          <w:rPr>
            <w:rFonts w:hint="eastAsia"/>
            <w:lang w:val="en-US" w:eastAsia="zh-CN"/>
          </w:rPr>
          <w:t>功能</w:t>
        </w:r>
      </w:ins>
      <w:ins w:id="1798" w:author="~~~~~~~~~~~~ [2]" w:date="2017-12-21T11:03:13Z">
        <w:r>
          <w:rPr>
            <w:rFonts w:hint="eastAsia"/>
            <w:lang w:val="en-US" w:eastAsia="zh-CN"/>
          </w:rPr>
          <w:t>。</w:t>
        </w:r>
      </w:ins>
    </w:p>
    <w:p>
      <w:pPr>
        <w:pStyle w:val="7"/>
        <w:rPr>
          <w:ins w:id="1799" w:author="~~~~~~~~~~~~ [2]" w:date="2017-12-21T11:03:51Z"/>
          <w:rFonts w:hint="eastAsia"/>
          <w:lang w:val="en-US" w:eastAsia="zh-CN"/>
        </w:rPr>
      </w:pPr>
      <w:ins w:id="1800" w:author="~~~~~~~~~~~~ [2]" w:date="2017-12-21T10:54:20Z">
        <w:r>
          <w:rPr>
            <w:rFonts w:hint="eastAsia"/>
            <w:lang w:val="en-US" w:eastAsia="zh-CN"/>
          </w:rPr>
          <w:t>订单</w:t>
        </w:r>
      </w:ins>
      <w:ins w:id="1801" w:author="~~~~~~~~~~~~ [2]" w:date="2017-12-21T10:54:23Z">
        <w:r>
          <w:rPr>
            <w:rFonts w:hint="eastAsia"/>
            <w:lang w:val="en-US" w:eastAsia="zh-CN"/>
          </w:rPr>
          <w:t>列表</w:t>
        </w:r>
      </w:ins>
    </w:p>
    <w:p>
      <w:pPr>
        <w:pStyle w:val="3"/>
        <w:rPr>
          <w:ins w:id="1802" w:author="~~~~~~~~~~~~ [2]" w:date="2017-12-21T10:15:28Z"/>
          <w:rFonts w:hint="eastAsia"/>
          <w:lang w:val="en-US" w:eastAsia="zh-CN"/>
        </w:rPr>
      </w:pPr>
      <w:ins w:id="1803" w:author="~~~~~~~~~~~~ [2]" w:date="2017-12-21T11:05:22Z">
        <w:r>
          <w:rPr>
            <w:rFonts w:hint="eastAsia"/>
            <w:lang w:val="en-US" w:eastAsia="zh-CN"/>
          </w:rPr>
          <w:t>查看</w:t>
        </w:r>
      </w:ins>
      <w:ins w:id="1804" w:author="~~~~~~~~~~~~ [2]" w:date="2017-12-21T11:05:23Z">
        <w:r>
          <w:rPr>
            <w:rFonts w:hint="eastAsia"/>
            <w:lang w:val="en-US" w:eastAsia="zh-CN"/>
          </w:rPr>
          <w:t>所有订单</w:t>
        </w:r>
      </w:ins>
      <w:ins w:id="1805" w:author="~~~~~~~~~~~~ [2]" w:date="2017-12-21T11:05:35Z">
        <w:r>
          <w:rPr>
            <w:rFonts w:hint="eastAsia"/>
            <w:lang w:val="en-US" w:eastAsia="zh-CN"/>
          </w:rPr>
          <w:t>，</w:t>
        </w:r>
      </w:ins>
      <w:ins w:id="1806" w:author="~~~~~~~~~~~~ [2]" w:date="2017-12-21T11:05:38Z">
        <w:r>
          <w:rPr>
            <w:rFonts w:hint="eastAsia"/>
            <w:lang w:val="en-US" w:eastAsia="zh-CN"/>
          </w:rPr>
          <w:t>主要</w:t>
        </w:r>
      </w:ins>
      <w:ins w:id="1807" w:author="~~~~~~~~~~~~ [2]" w:date="2017-12-21T11:05:39Z">
        <w:r>
          <w:rPr>
            <w:rFonts w:hint="eastAsia"/>
            <w:lang w:val="en-US" w:eastAsia="zh-CN"/>
          </w:rPr>
          <w:t>显示</w:t>
        </w:r>
      </w:ins>
      <w:ins w:id="1808" w:author="~~~~~~~~~~~~ [2]" w:date="2017-12-21T11:05:40Z">
        <w:r>
          <w:rPr>
            <w:rFonts w:hint="eastAsia"/>
            <w:lang w:val="en-US" w:eastAsia="zh-CN"/>
          </w:rPr>
          <w:t>订单</w:t>
        </w:r>
      </w:ins>
      <w:ins w:id="1809" w:author="~~~~~~~~~~~~ [2]" w:date="2017-12-21T11:05:41Z">
        <w:r>
          <w:rPr>
            <w:rFonts w:hint="eastAsia"/>
            <w:lang w:val="en-US" w:eastAsia="zh-CN"/>
          </w:rPr>
          <w:t>基本</w:t>
        </w:r>
      </w:ins>
      <w:ins w:id="1810" w:author="~~~~~~~~~~~~ [2]" w:date="2017-12-21T11:05:42Z">
        <w:r>
          <w:rPr>
            <w:rFonts w:hint="eastAsia"/>
            <w:lang w:val="en-US" w:eastAsia="zh-CN"/>
          </w:rPr>
          <w:t>信息</w:t>
        </w:r>
      </w:ins>
      <w:ins w:id="1811" w:author="~~~~~~~~~~~~ [2]" w:date="2017-12-21T11:05:43Z">
        <w:r>
          <w:rPr>
            <w:rFonts w:hint="eastAsia"/>
            <w:lang w:val="en-US" w:eastAsia="zh-CN"/>
          </w:rPr>
          <w:t>及</w:t>
        </w:r>
      </w:ins>
      <w:ins w:id="1812" w:author="~~~~~~~~~~~~ [2]" w:date="2017-12-21T11:05:26Z">
        <w:r>
          <w:rPr>
            <w:rFonts w:hint="eastAsia"/>
            <w:lang w:val="en-US" w:eastAsia="zh-CN"/>
          </w:rPr>
          <w:t>订单</w:t>
        </w:r>
      </w:ins>
      <w:ins w:id="1813" w:author="~~~~~~~~~~~~ [2]" w:date="2017-12-21T11:05:28Z">
        <w:r>
          <w:rPr>
            <w:rFonts w:hint="eastAsia"/>
            <w:lang w:val="en-US" w:eastAsia="zh-CN"/>
          </w:rPr>
          <w:t>状态</w:t>
        </w:r>
      </w:ins>
      <w:ins w:id="1814" w:author="~~~~~~~~~~~~ [2]" w:date="2017-12-21T11:04:13Z">
        <w:r>
          <w:rPr>
            <w:rFonts w:hint="eastAsia"/>
            <w:lang w:val="en-US" w:eastAsia="zh-CN"/>
          </w:rPr>
          <w:t>，</w:t>
        </w:r>
      </w:ins>
      <w:ins w:id="1815" w:author="~~~~~~~~~~~~ [2]" w:date="2017-12-21T11:04:14Z">
        <w:r>
          <w:rPr>
            <w:rFonts w:hint="eastAsia"/>
            <w:lang w:val="en-US" w:eastAsia="zh-CN"/>
          </w:rPr>
          <w:t>可以</w:t>
        </w:r>
      </w:ins>
      <w:ins w:id="1816" w:author="~~~~~~~~~~~~ [2]" w:date="2017-12-21T11:04:15Z">
        <w:r>
          <w:rPr>
            <w:rFonts w:hint="eastAsia"/>
            <w:lang w:val="en-US" w:eastAsia="zh-CN"/>
          </w:rPr>
          <w:t>根据</w:t>
        </w:r>
      </w:ins>
      <w:ins w:id="1817" w:author="~~~~~~~~~~~~ [2]" w:date="2017-12-21T11:04:16Z">
        <w:r>
          <w:rPr>
            <w:rFonts w:hint="eastAsia"/>
            <w:lang w:val="en-US" w:eastAsia="zh-CN"/>
          </w:rPr>
          <w:t>条件</w:t>
        </w:r>
      </w:ins>
      <w:ins w:id="1818" w:author="~~~~~~~~~~~~ [2]" w:date="2017-12-21T11:04:17Z">
        <w:r>
          <w:rPr>
            <w:rFonts w:hint="eastAsia"/>
            <w:lang w:val="en-US" w:eastAsia="zh-CN"/>
          </w:rPr>
          <w:t>进行</w:t>
        </w:r>
      </w:ins>
      <w:ins w:id="1819" w:author="~~~~~~~~~~~~ [2]" w:date="2017-12-21T11:04:20Z">
        <w:r>
          <w:rPr>
            <w:rFonts w:hint="eastAsia"/>
            <w:lang w:val="en-US" w:eastAsia="zh-CN"/>
          </w:rPr>
          <w:t>筛选</w:t>
        </w:r>
      </w:ins>
      <w:ins w:id="1820" w:author="~~~~~~~~~~~~ [2]" w:date="2017-12-21T11:04:21Z">
        <w:r>
          <w:rPr>
            <w:rFonts w:hint="eastAsia"/>
            <w:lang w:val="en-US" w:eastAsia="zh-CN"/>
          </w:rPr>
          <w:t>。</w:t>
        </w:r>
      </w:ins>
    </w:p>
    <w:p>
      <w:pPr>
        <w:pStyle w:val="3"/>
        <w:spacing w:before="157" w:after="157" w:line="240" w:lineRule="auto"/>
        <w:rPr>
          <w:ins w:id="1821" w:author="~~~~~~~~~~~~ [2]" w:date="2017-12-21T11:04:38Z"/>
        </w:rPr>
      </w:pPr>
      <w:ins w:id="1822" w:author="~~~~~~~~~~~~ [2]" w:date="2017-12-21T11:03:29Z">
        <w:r>
          <w:rPr/>
          <w:drawing>
            <wp:inline distT="0" distB="0" distL="114300" distR="114300">
              <wp:extent cx="2894965" cy="5028565"/>
              <wp:effectExtent l="0" t="0" r="635" b="63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79"/>
                      <a:stretch>
                        <a:fillRect/>
                      </a:stretch>
                    </pic:blipFill>
                    <pic:spPr>
                      <a:xfrm>
                        <a:off x="0" y="0"/>
                        <a:ext cx="2894965" cy="5028565"/>
                      </a:xfrm>
                      <a:prstGeom prst="rect">
                        <a:avLst/>
                      </a:prstGeom>
                      <a:noFill/>
                      <a:ln w="9525">
                        <a:noFill/>
                      </a:ln>
                    </pic:spPr>
                  </pic:pic>
                </a:graphicData>
              </a:graphic>
            </wp:inline>
          </w:drawing>
        </w:r>
      </w:ins>
    </w:p>
    <w:p>
      <w:pPr>
        <w:pStyle w:val="3"/>
        <w:spacing w:before="157" w:after="157" w:line="240" w:lineRule="auto"/>
        <w:rPr>
          <w:ins w:id="1824" w:author="~~~~~~~~~~~~ [2]" w:date="2017-12-21T11:04:49Z"/>
        </w:rPr>
      </w:pPr>
      <w:ins w:id="1825" w:author="~~~~~~~~~~~~ [2]" w:date="2017-12-21T11:04:38Z">
        <w:r>
          <w:rPr/>
          <w:drawing>
            <wp:inline distT="0" distB="0" distL="114300" distR="114300">
              <wp:extent cx="2856865" cy="4990465"/>
              <wp:effectExtent l="0" t="0" r="635" b="63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80"/>
                      <a:stretch>
                        <a:fillRect/>
                      </a:stretch>
                    </pic:blipFill>
                    <pic:spPr>
                      <a:xfrm>
                        <a:off x="0" y="0"/>
                        <a:ext cx="2856865" cy="4990465"/>
                      </a:xfrm>
                      <a:prstGeom prst="rect">
                        <a:avLst/>
                      </a:prstGeom>
                      <a:noFill/>
                      <a:ln w="9525">
                        <a:noFill/>
                      </a:ln>
                    </pic:spPr>
                  </pic:pic>
                </a:graphicData>
              </a:graphic>
            </wp:inline>
          </w:drawing>
        </w:r>
      </w:ins>
    </w:p>
    <w:p>
      <w:pPr>
        <w:pStyle w:val="3"/>
        <w:spacing w:before="157" w:after="157" w:line="240" w:lineRule="auto"/>
        <w:rPr>
          <w:ins w:id="1827" w:author="~~~~~~~~~~~~ [2]" w:date="2017-12-21T10:15:28Z"/>
          <w:rFonts w:hint="eastAsia"/>
          <w:lang w:val="en-US" w:eastAsia="zh-CN"/>
        </w:rPr>
      </w:pPr>
    </w:p>
    <w:p>
      <w:pPr>
        <w:pStyle w:val="7"/>
        <w:rPr>
          <w:ins w:id="1828" w:author="~~~~~~~~~~~~ [2]" w:date="2017-12-21T11:05:10Z"/>
          <w:rFonts w:hint="eastAsia"/>
          <w:lang w:val="en-US" w:eastAsia="zh-CN"/>
        </w:rPr>
      </w:pPr>
      <w:ins w:id="1829" w:author="~~~~~~~~~~~~ [2]" w:date="2017-12-21T11:04:57Z">
        <w:r>
          <w:rPr>
            <w:rFonts w:hint="eastAsia"/>
            <w:lang w:val="en-US" w:eastAsia="zh-CN"/>
          </w:rPr>
          <w:t>订单</w:t>
        </w:r>
      </w:ins>
      <w:ins w:id="1830" w:author="~~~~~~~~~~~~ [2]" w:date="2017-12-21T11:04:59Z">
        <w:r>
          <w:rPr>
            <w:rFonts w:hint="eastAsia"/>
            <w:lang w:val="en-US" w:eastAsia="zh-CN"/>
          </w:rPr>
          <w:t>详情</w:t>
        </w:r>
      </w:ins>
      <w:ins w:id="1831" w:author="~~~~~~~~~~~~ [2]" w:date="2017-12-21T11:05:02Z">
        <w:r>
          <w:rPr>
            <w:rFonts w:hint="eastAsia"/>
            <w:lang w:val="en-US" w:eastAsia="zh-CN"/>
          </w:rPr>
          <w:t>页面</w:t>
        </w:r>
      </w:ins>
    </w:p>
    <w:p>
      <w:pPr>
        <w:pStyle w:val="3"/>
        <w:rPr>
          <w:ins w:id="1832" w:author="~~~~~~~~~~~~ [2]" w:date="2017-12-21T11:21:41Z"/>
          <w:rFonts w:hint="eastAsia"/>
          <w:lang w:val="en-US" w:eastAsia="zh-CN"/>
        </w:rPr>
      </w:pPr>
      <w:ins w:id="1833" w:author="~~~~~~~~~~~~ [2]" w:date="2017-12-21T11:05:54Z">
        <w:r>
          <w:rPr>
            <w:rFonts w:hint="eastAsia"/>
            <w:lang w:val="en-US" w:eastAsia="zh-CN"/>
          </w:rPr>
          <w:t>显示</w:t>
        </w:r>
      </w:ins>
      <w:ins w:id="1834" w:author="~~~~~~~~~~~~ [2]" w:date="2017-12-21T11:05:55Z">
        <w:r>
          <w:rPr>
            <w:rFonts w:hint="eastAsia"/>
            <w:lang w:val="en-US" w:eastAsia="zh-CN"/>
          </w:rPr>
          <w:t>订单</w:t>
        </w:r>
      </w:ins>
      <w:ins w:id="1835" w:author="~~~~~~~~~~~~ [2]" w:date="2017-12-21T11:05:59Z">
        <w:r>
          <w:rPr>
            <w:rFonts w:hint="eastAsia"/>
            <w:lang w:val="en-US" w:eastAsia="zh-CN"/>
          </w:rPr>
          <w:t>详细</w:t>
        </w:r>
      </w:ins>
      <w:ins w:id="1836" w:author="~~~~~~~~~~~~ [2]" w:date="2017-12-21T11:06:00Z">
        <w:r>
          <w:rPr>
            <w:rFonts w:hint="eastAsia"/>
            <w:lang w:val="en-US" w:eastAsia="zh-CN"/>
          </w:rPr>
          <w:t>信息</w:t>
        </w:r>
      </w:ins>
      <w:ins w:id="1837" w:author="~~~~~~~~~~~~ [2]" w:date="2017-12-21T11:06:01Z">
        <w:r>
          <w:rPr>
            <w:rFonts w:hint="eastAsia"/>
            <w:lang w:val="en-US" w:eastAsia="zh-CN"/>
          </w:rPr>
          <w:t>，</w:t>
        </w:r>
      </w:ins>
      <w:ins w:id="1838" w:author="~~~~~~~~~~~~ [2]" w:date="2017-12-21T11:06:08Z">
        <w:r>
          <w:rPr>
            <w:rFonts w:hint="eastAsia"/>
            <w:lang w:val="en-US" w:eastAsia="zh-CN"/>
          </w:rPr>
          <w:t>包括</w:t>
        </w:r>
      </w:ins>
      <w:ins w:id="1839" w:author="~~~~~~~~~~~~ [2]" w:date="2017-12-21T11:06:12Z">
        <w:r>
          <w:rPr>
            <w:rFonts w:hint="eastAsia"/>
            <w:lang w:val="en-US" w:eastAsia="zh-CN"/>
          </w:rPr>
          <w:t>发货</w:t>
        </w:r>
      </w:ins>
      <w:ins w:id="1840" w:author="~~~~~~~~~~~~ [2]" w:date="2017-12-21T11:06:13Z">
        <w:r>
          <w:rPr>
            <w:rFonts w:hint="eastAsia"/>
            <w:lang w:val="en-US" w:eastAsia="zh-CN"/>
          </w:rPr>
          <w:t>信息</w:t>
        </w:r>
      </w:ins>
      <w:ins w:id="1841" w:author="~~~~~~~~~~~~ [2]" w:date="2017-12-21T11:06:14Z">
        <w:r>
          <w:rPr>
            <w:rFonts w:hint="eastAsia"/>
            <w:lang w:val="en-US" w:eastAsia="zh-CN"/>
          </w:rPr>
          <w:t>、</w:t>
        </w:r>
      </w:ins>
      <w:ins w:id="1842" w:author="~~~~~~~~~~~~ [2]" w:date="2017-12-21T11:06:17Z">
        <w:r>
          <w:rPr>
            <w:rFonts w:hint="eastAsia"/>
            <w:lang w:val="en-US" w:eastAsia="zh-CN"/>
          </w:rPr>
          <w:t>收款</w:t>
        </w:r>
      </w:ins>
      <w:ins w:id="1843" w:author="~~~~~~~~~~~~ [2]" w:date="2017-12-21T11:06:19Z">
        <w:r>
          <w:rPr>
            <w:rFonts w:hint="eastAsia"/>
            <w:lang w:val="en-US" w:eastAsia="zh-CN"/>
          </w:rPr>
          <w:t>信息</w:t>
        </w:r>
      </w:ins>
      <w:ins w:id="1844" w:author="~~~~~~~~~~~~ [2]" w:date="2017-12-21T11:21:26Z">
        <w:r>
          <w:rPr>
            <w:rFonts w:hint="eastAsia"/>
            <w:lang w:val="en-US" w:eastAsia="zh-CN"/>
          </w:rPr>
          <w:t>查看</w:t>
        </w:r>
      </w:ins>
      <w:ins w:id="1845" w:author="~~~~~~~~~~~~ [2]" w:date="2017-12-21T11:30:50Z">
        <w:r>
          <w:rPr>
            <w:rFonts w:hint="eastAsia"/>
            <w:lang w:val="en-US" w:eastAsia="zh-CN"/>
          </w:rPr>
          <w:t>、</w:t>
        </w:r>
      </w:ins>
      <w:ins w:id="1846" w:author="~~~~~~~~~~~~ [2]" w:date="2017-12-21T11:21:29Z">
        <w:r>
          <w:rPr>
            <w:rFonts w:hint="eastAsia"/>
            <w:lang w:val="en-US" w:eastAsia="zh-CN"/>
          </w:rPr>
          <w:t>订单</w:t>
        </w:r>
      </w:ins>
      <w:ins w:id="1847" w:author="~~~~~~~~~~~~ [2]" w:date="2017-12-21T11:21:30Z">
        <w:r>
          <w:rPr>
            <w:rFonts w:hint="eastAsia"/>
            <w:lang w:val="en-US" w:eastAsia="zh-CN"/>
          </w:rPr>
          <w:t>审核</w:t>
        </w:r>
      </w:ins>
      <w:ins w:id="1848" w:author="~~~~~~~~~~~~ [2]" w:date="2017-12-21T11:21:31Z">
        <w:r>
          <w:rPr>
            <w:rFonts w:hint="eastAsia"/>
            <w:lang w:val="en-US" w:eastAsia="zh-CN"/>
          </w:rPr>
          <w:t>等</w:t>
        </w:r>
      </w:ins>
      <w:ins w:id="1849" w:author="~~~~~~~~~~~~ [2]" w:date="2017-12-21T11:21:33Z">
        <w:r>
          <w:rPr>
            <w:rFonts w:hint="eastAsia"/>
            <w:lang w:val="en-US" w:eastAsia="zh-CN"/>
          </w:rPr>
          <w:t>功能</w:t>
        </w:r>
      </w:ins>
      <w:ins w:id="1850" w:author="~~~~~~~~~~~~ [2]" w:date="2017-12-21T11:21:34Z">
        <w:r>
          <w:rPr>
            <w:rFonts w:hint="eastAsia"/>
            <w:lang w:val="en-US" w:eastAsia="zh-CN"/>
          </w:rPr>
          <w:t>。</w:t>
        </w:r>
      </w:ins>
    </w:p>
    <w:p>
      <w:pPr>
        <w:pStyle w:val="3"/>
        <w:rPr>
          <w:ins w:id="1851" w:author="~~~~~~~~~~~~ [2]" w:date="2017-12-21T11:21:50Z"/>
          <w:rFonts w:hint="eastAsia"/>
          <w:lang w:val="en-US" w:eastAsia="zh-CN"/>
        </w:rPr>
      </w:pPr>
      <w:ins w:id="1852" w:author="~~~~~~~~~~~~ [2]" w:date="2017-12-21T11:21:42Z">
        <w:r>
          <w:rPr>
            <w:rFonts w:hint="eastAsia"/>
            <w:lang w:val="en-US" w:eastAsia="zh-CN"/>
          </w:rPr>
          <w:t>【</w:t>
        </w:r>
      </w:ins>
      <w:ins w:id="1853" w:author="~~~~~~~~~~~~ [2]" w:date="2017-12-21T11:21:44Z">
        <w:r>
          <w:rPr>
            <w:rFonts w:hint="eastAsia"/>
            <w:lang w:val="en-US" w:eastAsia="zh-CN"/>
          </w:rPr>
          <w:t>订单</w:t>
        </w:r>
      </w:ins>
      <w:ins w:id="1854" w:author="~~~~~~~~~~~~ [2]" w:date="2017-12-21T11:21:48Z">
        <w:r>
          <w:rPr>
            <w:rFonts w:hint="eastAsia"/>
            <w:lang w:val="en-US" w:eastAsia="zh-CN"/>
          </w:rPr>
          <w:t>详细</w:t>
        </w:r>
      </w:ins>
      <w:ins w:id="1855" w:author="~~~~~~~~~~~~ [2]" w:date="2017-12-21T11:21:49Z">
        <w:r>
          <w:rPr>
            <w:rFonts w:hint="eastAsia"/>
            <w:lang w:val="en-US" w:eastAsia="zh-CN"/>
          </w:rPr>
          <w:t>信息</w:t>
        </w:r>
      </w:ins>
      <w:ins w:id="1856" w:author="~~~~~~~~~~~~ [2]" w:date="2017-12-21T11:21:43Z">
        <w:r>
          <w:rPr>
            <w:rFonts w:hint="eastAsia"/>
            <w:lang w:val="en-US" w:eastAsia="zh-CN"/>
          </w:rPr>
          <w:t>】</w:t>
        </w:r>
      </w:ins>
    </w:p>
    <w:p>
      <w:pPr>
        <w:pStyle w:val="3"/>
        <w:rPr>
          <w:ins w:id="1857" w:author="~~~~~~~~~~~~ [2]" w:date="2017-12-21T10:15:28Z"/>
          <w:rFonts w:hint="eastAsia"/>
          <w:lang w:val="en-US" w:eastAsia="zh-CN"/>
        </w:rPr>
      </w:pPr>
    </w:p>
    <w:p>
      <w:pPr>
        <w:pStyle w:val="3"/>
        <w:rPr>
          <w:ins w:id="1858" w:author="~~~~~~~~~~~~ [2]" w:date="2017-12-21T10:15:28Z"/>
          <w:rFonts w:hint="eastAsia"/>
          <w:lang w:val="en-US" w:eastAsia="zh-CN"/>
        </w:rPr>
      </w:pPr>
    </w:p>
    <w:p>
      <w:pPr>
        <w:pStyle w:val="3"/>
        <w:spacing w:before="157" w:after="157" w:line="240" w:lineRule="auto"/>
        <w:rPr>
          <w:ins w:id="1859" w:author="~~~~~~~~~~~~ [2]" w:date="2017-12-21T10:15:28Z"/>
          <w:rFonts w:hint="eastAsia"/>
          <w:lang w:val="en-US" w:eastAsia="zh-CN"/>
        </w:rPr>
      </w:pPr>
      <w:ins w:id="1860" w:author="~~~~~~~~~~~~ [2]" w:date="2017-12-21T11:26:46Z">
        <w:r>
          <w:rPr/>
          <w:drawing>
            <wp:inline distT="0" distB="0" distL="114300" distR="114300">
              <wp:extent cx="2809240" cy="4971415"/>
              <wp:effectExtent l="0" t="0" r="10160" b="63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81"/>
                      <a:stretch>
                        <a:fillRect/>
                      </a:stretch>
                    </pic:blipFill>
                    <pic:spPr>
                      <a:xfrm>
                        <a:off x="0" y="0"/>
                        <a:ext cx="2809240" cy="4971415"/>
                      </a:xfrm>
                      <a:prstGeom prst="rect">
                        <a:avLst/>
                      </a:prstGeom>
                      <a:noFill/>
                      <a:ln w="9525">
                        <a:noFill/>
                      </a:ln>
                    </pic:spPr>
                  </pic:pic>
                </a:graphicData>
              </a:graphic>
            </wp:inline>
          </w:drawing>
        </w:r>
      </w:ins>
    </w:p>
    <w:p>
      <w:pPr>
        <w:pStyle w:val="3"/>
        <w:rPr>
          <w:ins w:id="1862" w:author="~~~~~~~~~~~~ [2]" w:date="2017-12-21T11:27:00Z"/>
          <w:rFonts w:hint="eastAsia"/>
          <w:lang w:val="en-US" w:eastAsia="zh-CN"/>
        </w:rPr>
      </w:pPr>
      <w:ins w:id="1863" w:author="~~~~~~~~~~~~ [2]" w:date="2017-12-21T11:26:52Z">
        <w:r>
          <w:rPr>
            <w:rFonts w:hint="eastAsia"/>
            <w:lang w:val="en-US" w:eastAsia="zh-CN"/>
          </w:rPr>
          <w:t>【</w:t>
        </w:r>
      </w:ins>
      <w:ins w:id="1864" w:author="~~~~~~~~~~~~ [2]" w:date="2017-12-21T11:26:56Z">
        <w:r>
          <w:rPr>
            <w:rFonts w:hint="eastAsia"/>
            <w:lang w:val="en-US" w:eastAsia="zh-CN"/>
          </w:rPr>
          <w:t>发货</w:t>
        </w:r>
      </w:ins>
      <w:ins w:id="1865" w:author="~~~~~~~~~~~~ [2]" w:date="2017-12-21T11:26:57Z">
        <w:r>
          <w:rPr>
            <w:rFonts w:hint="eastAsia"/>
            <w:lang w:val="en-US" w:eastAsia="zh-CN"/>
          </w:rPr>
          <w:t>信息</w:t>
        </w:r>
      </w:ins>
      <w:ins w:id="1866" w:author="~~~~~~~~~~~~ [2]" w:date="2017-12-21T11:26:59Z">
        <w:r>
          <w:rPr>
            <w:rFonts w:hint="eastAsia"/>
            <w:lang w:val="en-US" w:eastAsia="zh-CN"/>
          </w:rPr>
          <w:t>查看</w:t>
        </w:r>
      </w:ins>
      <w:ins w:id="1867" w:author="~~~~~~~~~~~~ [2]" w:date="2017-12-21T11:26:52Z">
        <w:r>
          <w:rPr>
            <w:rFonts w:hint="eastAsia"/>
            <w:lang w:val="en-US" w:eastAsia="zh-CN"/>
          </w:rPr>
          <w:t>】</w:t>
        </w:r>
      </w:ins>
    </w:p>
    <w:p>
      <w:pPr>
        <w:pStyle w:val="3"/>
        <w:spacing w:before="157" w:after="157" w:line="240" w:lineRule="auto"/>
        <w:rPr>
          <w:ins w:id="1868" w:author="~~~~~~~~~~~~ [2]" w:date="2017-12-21T10:15:29Z"/>
          <w:rFonts w:hint="eastAsia"/>
          <w:lang w:val="en-US" w:eastAsia="zh-CN"/>
        </w:rPr>
      </w:pPr>
      <w:ins w:id="1869" w:author="~~~~~~~~~~~~ [2]" w:date="2017-12-21T11:28:20Z">
        <w:r>
          <w:rPr/>
          <w:drawing>
            <wp:inline distT="0" distB="0" distL="114300" distR="114300">
              <wp:extent cx="2837815" cy="4990465"/>
              <wp:effectExtent l="0" t="0" r="635" b="63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82"/>
                      <a:stretch>
                        <a:fillRect/>
                      </a:stretch>
                    </pic:blipFill>
                    <pic:spPr>
                      <a:xfrm>
                        <a:off x="0" y="0"/>
                        <a:ext cx="2837815" cy="4990465"/>
                      </a:xfrm>
                      <a:prstGeom prst="rect">
                        <a:avLst/>
                      </a:prstGeom>
                      <a:noFill/>
                      <a:ln w="9525">
                        <a:noFill/>
                      </a:ln>
                    </pic:spPr>
                  </pic:pic>
                </a:graphicData>
              </a:graphic>
            </wp:inline>
          </w:drawing>
        </w:r>
      </w:ins>
    </w:p>
    <w:p>
      <w:pPr>
        <w:pStyle w:val="3"/>
        <w:rPr>
          <w:ins w:id="1871" w:author="~~~~~~~~~~~~ [2]" w:date="2017-12-21T11:28:39Z"/>
          <w:rFonts w:hint="eastAsia"/>
          <w:lang w:val="en-US" w:eastAsia="zh-CN"/>
        </w:rPr>
      </w:pPr>
      <w:ins w:id="1872" w:author="~~~~~~~~~~~~ [2]" w:date="2017-12-21T11:28:35Z">
        <w:r>
          <w:rPr>
            <w:rFonts w:hint="eastAsia"/>
            <w:lang w:val="en-US" w:eastAsia="zh-CN"/>
          </w:rPr>
          <w:t>【</w:t>
        </w:r>
      </w:ins>
      <w:ins w:id="1873" w:author="~~~~~~~~~~~~ [2]" w:date="2017-12-21T11:28:36Z">
        <w:r>
          <w:rPr>
            <w:rFonts w:hint="eastAsia"/>
            <w:lang w:val="en-US" w:eastAsia="zh-CN"/>
          </w:rPr>
          <w:t>收款</w:t>
        </w:r>
      </w:ins>
      <w:ins w:id="1874" w:author="~~~~~~~~~~~~ [2]" w:date="2017-12-21T11:28:37Z">
        <w:r>
          <w:rPr>
            <w:rFonts w:hint="eastAsia"/>
            <w:lang w:val="en-US" w:eastAsia="zh-CN"/>
          </w:rPr>
          <w:t>信息</w:t>
        </w:r>
      </w:ins>
      <w:ins w:id="1875" w:author="~~~~~~~~~~~~ [2]" w:date="2017-12-21T11:28:38Z">
        <w:r>
          <w:rPr>
            <w:rFonts w:hint="eastAsia"/>
            <w:lang w:val="en-US" w:eastAsia="zh-CN"/>
          </w:rPr>
          <w:t>查看</w:t>
        </w:r>
      </w:ins>
      <w:ins w:id="1876" w:author="~~~~~~~~~~~~ [2]" w:date="2017-12-21T11:28:35Z">
        <w:r>
          <w:rPr>
            <w:rFonts w:hint="eastAsia"/>
            <w:lang w:val="en-US" w:eastAsia="zh-CN"/>
          </w:rPr>
          <w:t>】</w:t>
        </w:r>
      </w:ins>
    </w:p>
    <w:p>
      <w:pPr>
        <w:pStyle w:val="3"/>
        <w:spacing w:before="157" w:after="157" w:line="240" w:lineRule="auto"/>
        <w:rPr>
          <w:ins w:id="1877" w:author="~~~~~~~~~~~~ [2]" w:date="2017-12-21T10:15:29Z"/>
          <w:rFonts w:hint="eastAsia"/>
          <w:lang w:val="en-US" w:eastAsia="zh-CN"/>
        </w:rPr>
      </w:pPr>
      <w:ins w:id="1878" w:author="~~~~~~~~~~~~ [2]" w:date="2017-12-21T11:30:13Z">
        <w:r>
          <w:rPr/>
          <w:drawing>
            <wp:inline distT="0" distB="0" distL="114300" distR="114300">
              <wp:extent cx="2837815" cy="4980940"/>
              <wp:effectExtent l="0" t="0" r="635" b="1016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83"/>
                      <a:stretch>
                        <a:fillRect/>
                      </a:stretch>
                    </pic:blipFill>
                    <pic:spPr>
                      <a:xfrm>
                        <a:off x="0" y="0"/>
                        <a:ext cx="2837815" cy="4980940"/>
                      </a:xfrm>
                      <a:prstGeom prst="rect">
                        <a:avLst/>
                      </a:prstGeom>
                      <a:noFill/>
                      <a:ln w="9525">
                        <a:noFill/>
                      </a:ln>
                    </pic:spPr>
                  </pic:pic>
                </a:graphicData>
              </a:graphic>
            </wp:inline>
          </w:drawing>
        </w:r>
      </w:ins>
    </w:p>
    <w:p>
      <w:pPr>
        <w:pStyle w:val="6"/>
        <w:rPr>
          <w:ins w:id="1880" w:author="~~~~~~~~~~~~ [2]" w:date="2017-12-21T11:31:56Z"/>
          <w:rFonts w:hint="eastAsia"/>
          <w:lang w:val="en-US" w:eastAsia="zh-CN"/>
        </w:rPr>
      </w:pPr>
      <w:ins w:id="1881" w:author="~~~~~~~~~~~~ [2]" w:date="2017-12-21T11:31:55Z">
        <w:bookmarkStart w:id="159" w:name="_Toc25318"/>
        <w:r>
          <w:rPr>
            <w:rFonts w:hint="eastAsia"/>
            <w:lang w:val="en-US" w:eastAsia="zh-CN"/>
          </w:rPr>
          <w:t>代理商</w:t>
        </w:r>
        <w:bookmarkEnd w:id="159"/>
      </w:ins>
    </w:p>
    <w:p>
      <w:pPr>
        <w:pStyle w:val="3"/>
        <w:rPr>
          <w:ins w:id="1882" w:author="~~~~~~~~~~~~ [2]" w:date="2017-12-21T11:32:20Z"/>
          <w:rFonts w:hint="eastAsia"/>
          <w:lang w:val="en-US" w:eastAsia="zh-CN"/>
        </w:rPr>
      </w:pPr>
      <w:ins w:id="1883" w:author="~~~~~~~~~~~~ [2]" w:date="2017-12-21T11:34:41Z">
        <w:r>
          <w:rPr>
            <w:rFonts w:hint="eastAsia"/>
            <w:lang w:val="en-US" w:eastAsia="zh-CN"/>
          </w:rPr>
          <w:t>【</w:t>
        </w:r>
      </w:ins>
      <w:ins w:id="1884" w:author="~~~~~~~~~~~~ [2]" w:date="2017-12-21T11:33:35Z">
        <w:r>
          <w:rPr>
            <w:rFonts w:hint="eastAsia"/>
            <w:lang w:val="en-US" w:eastAsia="zh-CN"/>
          </w:rPr>
          <w:t>代理商</w:t>
        </w:r>
      </w:ins>
      <w:ins w:id="1885" w:author="~~~~~~~~~~~~ [2]" w:date="2017-12-21T11:33:36Z">
        <w:r>
          <w:rPr>
            <w:rFonts w:hint="eastAsia"/>
            <w:lang w:val="en-US" w:eastAsia="zh-CN"/>
          </w:rPr>
          <w:t>列表</w:t>
        </w:r>
      </w:ins>
      <w:ins w:id="1886" w:author="~~~~~~~~~~~~ [2]" w:date="2017-12-21T11:34:43Z">
        <w:r>
          <w:rPr>
            <w:rFonts w:hint="eastAsia"/>
            <w:lang w:val="en-US" w:eastAsia="zh-CN"/>
          </w:rPr>
          <w:t>】</w:t>
        </w:r>
      </w:ins>
      <w:ins w:id="1887" w:author="~~~~~~~~~~~~ [2]" w:date="2017-12-21T11:34:46Z">
        <w:r>
          <w:rPr>
            <w:rFonts w:hint="eastAsia"/>
            <w:lang w:val="en-US" w:eastAsia="zh-CN"/>
          </w:rPr>
          <w:t>查看</w:t>
        </w:r>
      </w:ins>
      <w:ins w:id="1888" w:author="~~~~~~~~~~~~ [2]" w:date="2017-12-21T11:34:51Z">
        <w:r>
          <w:rPr>
            <w:rFonts w:hint="eastAsia"/>
            <w:lang w:val="en-US" w:eastAsia="zh-CN"/>
          </w:rPr>
          <w:t>所有</w:t>
        </w:r>
      </w:ins>
      <w:ins w:id="1889" w:author="~~~~~~~~~~~~ [2]" w:date="2017-12-21T11:34:54Z">
        <w:r>
          <w:rPr>
            <w:rFonts w:hint="eastAsia"/>
            <w:lang w:val="en-US" w:eastAsia="zh-CN"/>
          </w:rPr>
          <w:t>代理商</w:t>
        </w:r>
      </w:ins>
      <w:ins w:id="1890" w:author="~~~~~~~~~~~~ [2]" w:date="2017-12-21T11:35:00Z">
        <w:r>
          <w:rPr>
            <w:rFonts w:hint="eastAsia"/>
            <w:lang w:val="en-US" w:eastAsia="zh-CN"/>
          </w:rPr>
          <w:t>，</w:t>
        </w:r>
      </w:ins>
      <w:ins w:id="1891" w:author="~~~~~~~~~~~~ [2]" w:date="2017-12-21T11:35:01Z">
        <w:r>
          <w:rPr>
            <w:rFonts w:hint="eastAsia"/>
            <w:lang w:val="en-US" w:eastAsia="zh-CN"/>
          </w:rPr>
          <w:t>可以</w:t>
        </w:r>
      </w:ins>
      <w:ins w:id="1892" w:author="~~~~~~~~~~~~ [2]" w:date="2017-12-21T11:35:02Z">
        <w:r>
          <w:rPr>
            <w:rFonts w:hint="eastAsia"/>
            <w:lang w:val="en-US" w:eastAsia="zh-CN"/>
          </w:rPr>
          <w:t>根据</w:t>
        </w:r>
      </w:ins>
      <w:ins w:id="1893" w:author="~~~~~~~~~~~~ [2]" w:date="2017-12-21T11:35:05Z">
        <w:r>
          <w:rPr>
            <w:rFonts w:hint="eastAsia"/>
            <w:lang w:val="en-US" w:eastAsia="zh-CN"/>
          </w:rPr>
          <w:t>具体</w:t>
        </w:r>
      </w:ins>
      <w:ins w:id="1894" w:author="~~~~~~~~~~~~ [2]" w:date="2017-12-21T11:35:07Z">
        <w:r>
          <w:rPr>
            <w:rFonts w:hint="eastAsia"/>
            <w:lang w:val="en-US" w:eastAsia="zh-CN"/>
          </w:rPr>
          <w:t>条件进行</w:t>
        </w:r>
      </w:ins>
      <w:ins w:id="1895" w:author="~~~~~~~~~~~~ [2]" w:date="2017-12-21T11:35:08Z">
        <w:r>
          <w:rPr>
            <w:rFonts w:hint="eastAsia"/>
            <w:lang w:val="en-US" w:eastAsia="zh-CN"/>
          </w:rPr>
          <w:t>筛选</w:t>
        </w:r>
      </w:ins>
      <w:ins w:id="1896" w:author="~~~~~~~~~~~~ [2]" w:date="2017-12-21T11:35:10Z">
        <w:r>
          <w:rPr>
            <w:rFonts w:hint="eastAsia"/>
            <w:lang w:val="en-US" w:eastAsia="zh-CN"/>
          </w:rPr>
          <w:t>。</w:t>
        </w:r>
      </w:ins>
    </w:p>
    <w:p>
      <w:pPr>
        <w:pStyle w:val="3"/>
        <w:spacing w:before="157" w:after="157" w:line="240" w:lineRule="auto"/>
        <w:rPr>
          <w:ins w:id="1897" w:author="~~~~~~~~~~~~ [2]" w:date="2017-12-21T11:32:21Z"/>
          <w:rFonts w:hint="eastAsia"/>
          <w:lang w:val="en-US" w:eastAsia="zh-CN"/>
        </w:rPr>
      </w:pPr>
      <w:ins w:id="1898" w:author="~~~~~~~~~~~~ [2]" w:date="2017-12-21T11:33:10Z">
        <w:r>
          <w:rPr/>
          <w:drawing>
            <wp:inline distT="0" distB="0" distL="114300" distR="114300">
              <wp:extent cx="2904490" cy="4990465"/>
              <wp:effectExtent l="0" t="0" r="10160" b="635"/>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84"/>
                      <a:stretch>
                        <a:fillRect/>
                      </a:stretch>
                    </pic:blipFill>
                    <pic:spPr>
                      <a:xfrm>
                        <a:off x="0" y="0"/>
                        <a:ext cx="2904490" cy="4990465"/>
                      </a:xfrm>
                      <a:prstGeom prst="rect">
                        <a:avLst/>
                      </a:prstGeom>
                      <a:noFill/>
                      <a:ln w="9525">
                        <a:noFill/>
                      </a:ln>
                    </pic:spPr>
                  </pic:pic>
                </a:graphicData>
              </a:graphic>
            </wp:inline>
          </w:drawing>
        </w:r>
      </w:ins>
    </w:p>
    <w:p>
      <w:pPr>
        <w:pStyle w:val="3"/>
        <w:rPr>
          <w:ins w:id="1900" w:author="~~~~~~~~~~~~ [2]" w:date="2017-12-21T11:35:19Z"/>
          <w:rFonts w:hint="eastAsia"/>
          <w:lang w:val="en-US" w:eastAsia="zh-CN"/>
        </w:rPr>
      </w:pPr>
      <w:ins w:id="1901" w:author="~~~~~~~~~~~~ [2]" w:date="2017-12-21T11:35:14Z">
        <w:r>
          <w:rPr>
            <w:rFonts w:hint="eastAsia"/>
            <w:lang w:val="en-US" w:eastAsia="zh-CN"/>
          </w:rPr>
          <w:t>【</w:t>
        </w:r>
      </w:ins>
      <w:ins w:id="1902" w:author="~~~~~~~~~~~~ [2]" w:date="2017-12-21T11:35:17Z">
        <w:r>
          <w:rPr>
            <w:rFonts w:hint="eastAsia"/>
            <w:lang w:val="en-US" w:eastAsia="zh-CN"/>
          </w:rPr>
          <w:t>筛选</w:t>
        </w:r>
      </w:ins>
      <w:ins w:id="1903" w:author="~~~~~~~~~~~~ [2]" w:date="2017-12-21T11:35:18Z">
        <w:r>
          <w:rPr>
            <w:rFonts w:hint="eastAsia"/>
            <w:lang w:val="en-US" w:eastAsia="zh-CN"/>
          </w:rPr>
          <w:t>条件</w:t>
        </w:r>
      </w:ins>
      <w:ins w:id="1904" w:author="~~~~~~~~~~~~ [2]" w:date="2017-12-21T11:35:14Z">
        <w:r>
          <w:rPr>
            <w:rFonts w:hint="eastAsia"/>
            <w:lang w:val="en-US" w:eastAsia="zh-CN"/>
          </w:rPr>
          <w:t>】</w:t>
        </w:r>
      </w:ins>
    </w:p>
    <w:p>
      <w:pPr>
        <w:pStyle w:val="3"/>
        <w:spacing w:before="157" w:after="157" w:line="240" w:lineRule="auto"/>
        <w:ind w:firstLine="0"/>
        <w:rPr>
          <w:ins w:id="1905" w:author="~~~~~~~~~~~~ [2]" w:date="2017-12-21T10:15:29Z"/>
          <w:rFonts w:hint="eastAsia"/>
          <w:lang w:val="en-US" w:eastAsia="zh-CN"/>
        </w:rPr>
      </w:pPr>
      <w:ins w:id="1906" w:author="~~~~~~~~~~~~ [2]" w:date="2017-12-21T11:37:09Z">
        <w:r>
          <w:rPr/>
          <w:drawing>
            <wp:inline distT="0" distB="0" distL="114300" distR="114300">
              <wp:extent cx="3028315" cy="5057140"/>
              <wp:effectExtent l="0" t="0" r="635" b="1016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85"/>
                      <a:stretch>
                        <a:fillRect/>
                      </a:stretch>
                    </pic:blipFill>
                    <pic:spPr>
                      <a:xfrm>
                        <a:off x="0" y="0"/>
                        <a:ext cx="3028315" cy="5057140"/>
                      </a:xfrm>
                      <a:prstGeom prst="rect">
                        <a:avLst/>
                      </a:prstGeom>
                      <a:noFill/>
                      <a:ln w="9525">
                        <a:noFill/>
                      </a:ln>
                    </pic:spPr>
                  </pic:pic>
                </a:graphicData>
              </a:graphic>
            </wp:inline>
          </w:drawing>
        </w:r>
      </w:ins>
    </w:p>
    <w:p>
      <w:pPr>
        <w:pStyle w:val="3"/>
        <w:rPr>
          <w:ins w:id="1908" w:author="~~~~~~~~~~~~ [2]" w:date="2017-12-21T11:36:04Z"/>
          <w:rFonts w:hint="eastAsia"/>
          <w:lang w:val="en-US" w:eastAsia="zh-CN"/>
        </w:rPr>
      </w:pPr>
      <w:ins w:id="1909" w:author="~~~~~~~~~~~~ [2]" w:date="2017-12-21T11:35:44Z">
        <w:r>
          <w:rPr>
            <w:rFonts w:hint="eastAsia"/>
            <w:lang w:val="en-US" w:eastAsia="zh-CN"/>
          </w:rPr>
          <w:t>【</w:t>
        </w:r>
      </w:ins>
      <w:ins w:id="1910" w:author="~~~~~~~~~~~~ [2]" w:date="2017-12-21T11:35:54Z">
        <w:r>
          <w:rPr>
            <w:rFonts w:hint="eastAsia"/>
            <w:lang w:val="en-US" w:eastAsia="zh-CN"/>
          </w:rPr>
          <w:t>代理商</w:t>
        </w:r>
      </w:ins>
      <w:ins w:id="1911" w:author="~~~~~~~~~~~~ [2]" w:date="2017-12-21T11:36:01Z">
        <w:r>
          <w:rPr>
            <w:rFonts w:hint="eastAsia"/>
            <w:lang w:val="en-US" w:eastAsia="zh-CN"/>
          </w:rPr>
          <w:t>详情</w:t>
        </w:r>
      </w:ins>
      <w:ins w:id="1912" w:author="~~~~~~~~~~~~ [2]" w:date="2017-12-21T11:35:44Z">
        <w:r>
          <w:rPr>
            <w:rFonts w:hint="eastAsia"/>
            <w:lang w:val="en-US" w:eastAsia="zh-CN"/>
          </w:rPr>
          <w:t>】</w:t>
        </w:r>
      </w:ins>
      <w:ins w:id="1913" w:author="~~~~~~~~~~~~ [2]" w:date="2017-12-21T11:37:20Z">
        <w:r>
          <w:rPr>
            <w:rFonts w:hint="eastAsia"/>
            <w:lang w:val="en-US" w:eastAsia="zh-CN"/>
          </w:rPr>
          <w:t>显示</w:t>
        </w:r>
      </w:ins>
      <w:ins w:id="1914" w:author="~~~~~~~~~~~~ [2]" w:date="2017-12-21T11:37:21Z">
        <w:r>
          <w:rPr>
            <w:rFonts w:hint="eastAsia"/>
            <w:lang w:val="en-US" w:eastAsia="zh-CN"/>
          </w:rPr>
          <w:t>具体</w:t>
        </w:r>
      </w:ins>
      <w:ins w:id="1915" w:author="~~~~~~~~~~~~ [2]" w:date="2017-12-21T11:37:26Z">
        <w:r>
          <w:rPr>
            <w:rFonts w:hint="eastAsia"/>
            <w:lang w:val="en-US" w:eastAsia="zh-CN"/>
          </w:rPr>
          <w:t>代理商的</w:t>
        </w:r>
      </w:ins>
      <w:ins w:id="1916" w:author="~~~~~~~~~~~~ [2]" w:date="2017-12-21T11:37:28Z">
        <w:r>
          <w:rPr>
            <w:rFonts w:hint="eastAsia"/>
            <w:lang w:val="en-US" w:eastAsia="zh-CN"/>
          </w:rPr>
          <w:t>详细</w:t>
        </w:r>
      </w:ins>
      <w:ins w:id="1917" w:author="~~~~~~~~~~~~ [2]" w:date="2017-12-21T11:37:29Z">
        <w:r>
          <w:rPr>
            <w:rFonts w:hint="eastAsia"/>
            <w:lang w:val="en-US" w:eastAsia="zh-CN"/>
          </w:rPr>
          <w:t>信息</w:t>
        </w:r>
      </w:ins>
      <w:ins w:id="1918" w:author="~~~~~~~~~~~~ [2]" w:date="2017-12-21T11:37:31Z">
        <w:r>
          <w:rPr>
            <w:rFonts w:hint="eastAsia"/>
            <w:lang w:val="en-US" w:eastAsia="zh-CN"/>
          </w:rPr>
          <w:t>。</w:t>
        </w:r>
      </w:ins>
    </w:p>
    <w:p>
      <w:pPr>
        <w:pStyle w:val="3"/>
        <w:spacing w:before="157" w:after="157" w:line="240" w:lineRule="auto"/>
        <w:rPr>
          <w:ins w:id="1919" w:author="~~~~~~~~~~~~ [2]" w:date="2017-12-21T10:12:58Z"/>
          <w:rFonts w:hint="eastAsia"/>
          <w:lang w:val="en-US" w:eastAsia="zh-CN"/>
        </w:rPr>
      </w:pPr>
      <w:ins w:id="1920" w:author="~~~~~~~~~~~~ [2]" w:date="2017-12-21T11:36:36Z">
        <w:r>
          <w:rPr/>
          <w:drawing>
            <wp:inline distT="0" distB="0" distL="114300" distR="114300">
              <wp:extent cx="2914015" cy="5009515"/>
              <wp:effectExtent l="0" t="0" r="635" b="635"/>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86"/>
                      <a:stretch>
                        <a:fillRect/>
                      </a:stretch>
                    </pic:blipFill>
                    <pic:spPr>
                      <a:xfrm>
                        <a:off x="0" y="0"/>
                        <a:ext cx="2914015" cy="5009515"/>
                      </a:xfrm>
                      <a:prstGeom prst="rect">
                        <a:avLst/>
                      </a:prstGeom>
                      <a:noFill/>
                      <a:ln w="9525">
                        <a:noFill/>
                      </a:ln>
                    </pic:spPr>
                  </pic:pic>
                </a:graphicData>
              </a:graphic>
            </wp:inline>
          </w:drawing>
        </w:r>
      </w:ins>
    </w:p>
    <w:p>
      <w:pPr>
        <w:pStyle w:val="6"/>
        <w:rPr>
          <w:ins w:id="1922" w:author="~~~~~~~~~~~~ [2]" w:date="2017-12-21T10:14:52Z"/>
          <w:rFonts w:hint="eastAsia"/>
          <w:lang w:val="en-US" w:eastAsia="zh-CN"/>
        </w:rPr>
      </w:pPr>
      <w:ins w:id="1923" w:author="~~~~~~~~~~~~ [2]" w:date="2017-12-21T11:38:00Z">
        <w:bookmarkStart w:id="160" w:name="_Toc9786"/>
        <w:r>
          <w:rPr>
            <w:rFonts w:hint="eastAsia"/>
            <w:lang w:val="en-US" w:eastAsia="zh-CN"/>
          </w:rPr>
          <w:t>商品</w:t>
        </w:r>
        <w:bookmarkEnd w:id="160"/>
      </w:ins>
    </w:p>
    <w:p>
      <w:pPr>
        <w:pStyle w:val="3"/>
        <w:rPr>
          <w:ins w:id="1924" w:author="~~~~~~~~~~~~ [2]" w:date="2017-12-21T11:39:48Z"/>
          <w:rFonts w:hint="eastAsia"/>
          <w:lang w:val="en-US" w:eastAsia="zh-CN"/>
        </w:rPr>
      </w:pPr>
      <w:ins w:id="1925" w:author="~~~~~~~~~~~~ [2]" w:date="2017-12-21T11:38:27Z">
        <w:r>
          <w:rPr>
            <w:rFonts w:hint="eastAsia"/>
            <w:lang w:val="en-US" w:eastAsia="zh-CN"/>
          </w:rPr>
          <w:t>【</w:t>
        </w:r>
      </w:ins>
      <w:ins w:id="1926" w:author="~~~~~~~~~~~~ [2]" w:date="2017-12-21T11:38:28Z">
        <w:r>
          <w:rPr>
            <w:rFonts w:hint="eastAsia"/>
            <w:lang w:val="en-US" w:eastAsia="zh-CN"/>
          </w:rPr>
          <w:t>商品</w:t>
        </w:r>
      </w:ins>
      <w:ins w:id="1927" w:author="~~~~~~~~~~~~ [2]" w:date="2017-12-21T11:38:29Z">
        <w:r>
          <w:rPr>
            <w:rFonts w:hint="eastAsia"/>
            <w:lang w:val="en-US" w:eastAsia="zh-CN"/>
          </w:rPr>
          <w:t>列表</w:t>
        </w:r>
      </w:ins>
      <w:ins w:id="1928" w:author="~~~~~~~~~~~~ [2]" w:date="2017-12-21T11:38:27Z">
        <w:r>
          <w:rPr>
            <w:rFonts w:hint="eastAsia"/>
            <w:lang w:val="en-US" w:eastAsia="zh-CN"/>
          </w:rPr>
          <w:t>】</w:t>
        </w:r>
      </w:ins>
      <w:ins w:id="1929" w:author="~~~~~~~~~~~~ [2]" w:date="2017-12-21T11:38:41Z">
        <w:r>
          <w:rPr>
            <w:rFonts w:hint="eastAsia"/>
            <w:lang w:val="en-US" w:eastAsia="zh-CN"/>
          </w:rPr>
          <w:t>查看</w:t>
        </w:r>
      </w:ins>
      <w:ins w:id="1930" w:author="~~~~~~~~~~~~ [2]" w:date="2017-12-21T11:38:44Z">
        <w:r>
          <w:rPr>
            <w:rFonts w:hint="eastAsia"/>
            <w:lang w:val="en-US" w:eastAsia="zh-CN"/>
          </w:rPr>
          <w:t>厂商</w:t>
        </w:r>
      </w:ins>
      <w:ins w:id="1931" w:author="~~~~~~~~~~~~ [2]" w:date="2017-12-21T11:38:45Z">
        <w:r>
          <w:rPr>
            <w:rFonts w:hint="eastAsia"/>
            <w:lang w:val="en-US" w:eastAsia="zh-CN"/>
          </w:rPr>
          <w:t>维护的</w:t>
        </w:r>
      </w:ins>
      <w:ins w:id="1932" w:author="~~~~~~~~~~~~ [2]" w:date="2017-12-21T11:38:46Z">
        <w:r>
          <w:rPr>
            <w:rFonts w:hint="eastAsia"/>
            <w:lang w:val="en-US" w:eastAsia="zh-CN"/>
          </w:rPr>
          <w:t>所有</w:t>
        </w:r>
      </w:ins>
      <w:ins w:id="1933" w:author="~~~~~~~~~~~~ [2]" w:date="2017-12-21T11:38:47Z">
        <w:r>
          <w:rPr>
            <w:rFonts w:hint="eastAsia"/>
            <w:lang w:val="en-US" w:eastAsia="zh-CN"/>
          </w:rPr>
          <w:t>商品</w:t>
        </w:r>
      </w:ins>
      <w:ins w:id="1934" w:author="~~~~~~~~~~~~ [2]" w:date="2017-12-21T11:38:58Z">
        <w:r>
          <w:rPr>
            <w:rFonts w:hint="eastAsia"/>
            <w:lang w:val="en-US" w:eastAsia="zh-CN"/>
          </w:rPr>
          <w:t>，</w:t>
        </w:r>
      </w:ins>
      <w:ins w:id="1935" w:author="~~~~~~~~~~~~ [2]" w:date="2017-12-21T11:38:59Z">
        <w:r>
          <w:rPr>
            <w:rFonts w:hint="eastAsia"/>
            <w:lang w:val="en-US" w:eastAsia="zh-CN"/>
          </w:rPr>
          <w:t>可以</w:t>
        </w:r>
      </w:ins>
      <w:ins w:id="1936" w:author="~~~~~~~~~~~~ [2]" w:date="2017-12-21T11:39:01Z">
        <w:r>
          <w:rPr>
            <w:rFonts w:hint="eastAsia"/>
            <w:lang w:val="en-US" w:eastAsia="zh-CN"/>
          </w:rPr>
          <w:t>根据</w:t>
        </w:r>
      </w:ins>
      <w:ins w:id="1937" w:author="~~~~~~~~~~~~ [2]" w:date="2017-12-21T11:39:23Z">
        <w:r>
          <w:rPr>
            <w:rFonts w:hint="eastAsia"/>
            <w:lang w:val="en-US" w:eastAsia="zh-CN"/>
          </w:rPr>
          <w:t>销量</w:t>
        </w:r>
      </w:ins>
      <w:ins w:id="1938" w:author="~~~~~~~~~~~~ [2]" w:date="2017-12-21T11:39:24Z">
        <w:r>
          <w:rPr>
            <w:rFonts w:hint="eastAsia"/>
            <w:lang w:val="en-US" w:eastAsia="zh-CN"/>
          </w:rPr>
          <w:t>、</w:t>
        </w:r>
      </w:ins>
      <w:ins w:id="1939" w:author="~~~~~~~~~~~~ [2]" w:date="2017-12-21T11:39:25Z">
        <w:r>
          <w:rPr>
            <w:rFonts w:hint="eastAsia"/>
            <w:lang w:val="en-US" w:eastAsia="zh-CN"/>
          </w:rPr>
          <w:t>时间</w:t>
        </w:r>
      </w:ins>
      <w:ins w:id="1940" w:author="~~~~~~~~~~~~ [2]" w:date="2017-12-21T11:39:26Z">
        <w:r>
          <w:rPr>
            <w:rFonts w:hint="eastAsia"/>
            <w:lang w:val="en-US" w:eastAsia="zh-CN"/>
          </w:rPr>
          <w:t>、</w:t>
        </w:r>
      </w:ins>
      <w:ins w:id="1941" w:author="~~~~~~~~~~~~ [2]" w:date="2017-12-21T11:39:29Z">
        <w:r>
          <w:rPr>
            <w:rFonts w:hint="eastAsia"/>
            <w:lang w:val="en-US" w:eastAsia="zh-CN"/>
          </w:rPr>
          <w:t>价格</w:t>
        </w:r>
      </w:ins>
      <w:ins w:id="1942" w:author="~~~~~~~~~~~~ [2]" w:date="2017-12-21T11:39:30Z">
        <w:r>
          <w:rPr>
            <w:rFonts w:hint="eastAsia"/>
            <w:lang w:val="en-US" w:eastAsia="zh-CN"/>
          </w:rPr>
          <w:t>不同</w:t>
        </w:r>
      </w:ins>
      <w:ins w:id="1943" w:author="~~~~~~~~~~~~ [2]" w:date="2017-12-21T11:39:33Z">
        <w:r>
          <w:rPr>
            <w:rFonts w:hint="eastAsia"/>
            <w:lang w:val="en-US" w:eastAsia="zh-CN"/>
          </w:rPr>
          <w:t>维度进行</w:t>
        </w:r>
      </w:ins>
      <w:ins w:id="1944" w:author="~~~~~~~~~~~~ [2]" w:date="2017-12-21T11:39:35Z">
        <w:r>
          <w:rPr>
            <w:rFonts w:hint="eastAsia"/>
            <w:lang w:val="en-US" w:eastAsia="zh-CN"/>
          </w:rPr>
          <w:t>查看，</w:t>
        </w:r>
      </w:ins>
      <w:ins w:id="1945" w:author="~~~~~~~~~~~~ [2]" w:date="2017-12-21T11:39:39Z">
        <w:r>
          <w:rPr>
            <w:rFonts w:hint="eastAsia"/>
            <w:lang w:val="en-US" w:eastAsia="zh-CN"/>
          </w:rPr>
          <w:t>也可以</w:t>
        </w:r>
      </w:ins>
      <w:ins w:id="1946" w:author="~~~~~~~~~~~~ [2]" w:date="2017-12-21T11:39:40Z">
        <w:r>
          <w:rPr>
            <w:rFonts w:hint="eastAsia"/>
            <w:lang w:val="en-US" w:eastAsia="zh-CN"/>
          </w:rPr>
          <w:t>根据</w:t>
        </w:r>
      </w:ins>
      <w:ins w:id="1947" w:author="~~~~~~~~~~~~ [2]" w:date="2017-12-21T11:39:42Z">
        <w:r>
          <w:rPr>
            <w:rFonts w:hint="eastAsia"/>
            <w:lang w:val="en-US" w:eastAsia="zh-CN"/>
          </w:rPr>
          <w:t>筛选</w:t>
        </w:r>
      </w:ins>
      <w:ins w:id="1948" w:author="~~~~~~~~~~~~ [2]" w:date="2017-12-21T11:39:43Z">
        <w:r>
          <w:rPr>
            <w:rFonts w:hint="eastAsia"/>
            <w:lang w:val="en-US" w:eastAsia="zh-CN"/>
          </w:rPr>
          <w:t>条件</w:t>
        </w:r>
      </w:ins>
      <w:ins w:id="1949" w:author="~~~~~~~~~~~~ [2]" w:date="2017-12-21T11:39:44Z">
        <w:r>
          <w:rPr>
            <w:rFonts w:hint="eastAsia"/>
            <w:lang w:val="en-US" w:eastAsia="zh-CN"/>
          </w:rPr>
          <w:t>进行</w:t>
        </w:r>
      </w:ins>
      <w:ins w:id="1950" w:author="~~~~~~~~~~~~ [2]" w:date="2017-12-21T11:39:46Z">
        <w:r>
          <w:rPr>
            <w:rFonts w:hint="eastAsia"/>
            <w:lang w:val="en-US" w:eastAsia="zh-CN"/>
          </w:rPr>
          <w:t>筛选查看</w:t>
        </w:r>
      </w:ins>
      <w:ins w:id="1951" w:author="~~~~~~~~~~~~ [2]" w:date="2017-12-21T11:39:47Z">
        <w:r>
          <w:rPr>
            <w:rFonts w:hint="eastAsia"/>
            <w:lang w:val="en-US" w:eastAsia="zh-CN"/>
          </w:rPr>
          <w:t>。</w:t>
        </w:r>
      </w:ins>
    </w:p>
    <w:p>
      <w:pPr>
        <w:pStyle w:val="3"/>
        <w:spacing w:before="157" w:after="157" w:line="240" w:lineRule="auto"/>
        <w:rPr>
          <w:ins w:id="1952" w:author="~~~~~~~~~~~~ [2]" w:date="2017-12-21T11:40:13Z"/>
        </w:rPr>
      </w:pPr>
      <w:ins w:id="1953" w:author="~~~~~~~~~~~~ [2]" w:date="2017-12-21T11:39:58Z">
        <w:r>
          <w:rPr/>
          <w:drawing>
            <wp:inline distT="0" distB="0" distL="114300" distR="114300">
              <wp:extent cx="2771140" cy="4971415"/>
              <wp:effectExtent l="0" t="0" r="10160" b="635"/>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87"/>
                      <a:stretch>
                        <a:fillRect/>
                      </a:stretch>
                    </pic:blipFill>
                    <pic:spPr>
                      <a:xfrm>
                        <a:off x="0" y="0"/>
                        <a:ext cx="2771140" cy="4971415"/>
                      </a:xfrm>
                      <a:prstGeom prst="rect">
                        <a:avLst/>
                      </a:prstGeom>
                      <a:noFill/>
                      <a:ln w="9525">
                        <a:noFill/>
                      </a:ln>
                    </pic:spPr>
                  </pic:pic>
                </a:graphicData>
              </a:graphic>
            </wp:inline>
          </w:drawing>
        </w:r>
      </w:ins>
    </w:p>
    <w:p>
      <w:pPr>
        <w:pStyle w:val="3"/>
        <w:spacing w:before="157" w:after="157" w:line="240" w:lineRule="auto"/>
        <w:rPr>
          <w:ins w:id="1955" w:author="~~~~~~~~~~~~ [2]" w:date="2017-12-21T11:40:27Z"/>
          <w:rFonts w:hint="eastAsia"/>
          <w:lang w:eastAsia="zh-CN"/>
        </w:rPr>
      </w:pPr>
      <w:ins w:id="1956" w:author="~~~~~~~~~~~~ [2]" w:date="2017-12-21T11:40:14Z">
        <w:r>
          <w:rPr>
            <w:rFonts w:hint="eastAsia"/>
            <w:lang w:eastAsia="zh-CN"/>
          </w:rPr>
          <w:t>【</w:t>
        </w:r>
      </w:ins>
      <w:ins w:id="1957" w:author="~~~~~~~~~~~~ [2]" w:date="2017-12-21T11:40:25Z">
        <w:r>
          <w:rPr>
            <w:rFonts w:hint="eastAsia"/>
            <w:lang w:eastAsia="zh-CN"/>
          </w:rPr>
          <w:t>筛选</w:t>
        </w:r>
      </w:ins>
      <w:ins w:id="1958" w:author="~~~~~~~~~~~~ [2]" w:date="2017-12-21T11:40:26Z">
        <w:r>
          <w:rPr>
            <w:rFonts w:hint="eastAsia"/>
            <w:lang w:eastAsia="zh-CN"/>
          </w:rPr>
          <w:t>条件</w:t>
        </w:r>
      </w:ins>
      <w:ins w:id="1959" w:author="~~~~~~~~~~~~ [2]" w:date="2017-12-21T11:40:14Z">
        <w:r>
          <w:rPr>
            <w:rFonts w:hint="eastAsia"/>
            <w:lang w:eastAsia="zh-CN"/>
          </w:rPr>
          <w:t>】</w:t>
        </w:r>
      </w:ins>
    </w:p>
    <w:p>
      <w:pPr>
        <w:pStyle w:val="3"/>
        <w:spacing w:before="157" w:after="157" w:line="240" w:lineRule="auto"/>
        <w:rPr>
          <w:ins w:id="1960" w:author="~~~~~~~~~~~~ [2]" w:date="2017-12-21T11:41:09Z"/>
        </w:rPr>
      </w:pPr>
      <w:ins w:id="1961" w:author="~~~~~~~~~~~~ [2]" w:date="2017-12-21T11:41:05Z">
        <w:r>
          <w:rPr/>
          <w:drawing>
            <wp:inline distT="0" distB="0" distL="114300" distR="114300">
              <wp:extent cx="2875915" cy="5019040"/>
              <wp:effectExtent l="0" t="0" r="635" b="1016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88"/>
                      <a:stretch>
                        <a:fillRect/>
                      </a:stretch>
                    </pic:blipFill>
                    <pic:spPr>
                      <a:xfrm>
                        <a:off x="0" y="0"/>
                        <a:ext cx="2875915" cy="5019040"/>
                      </a:xfrm>
                      <a:prstGeom prst="rect">
                        <a:avLst/>
                      </a:prstGeom>
                      <a:noFill/>
                      <a:ln w="9525">
                        <a:noFill/>
                      </a:ln>
                    </pic:spPr>
                  </pic:pic>
                </a:graphicData>
              </a:graphic>
            </wp:inline>
          </w:drawing>
        </w:r>
      </w:ins>
    </w:p>
    <w:p>
      <w:pPr>
        <w:pStyle w:val="3"/>
        <w:spacing w:before="157" w:after="157" w:line="240" w:lineRule="auto"/>
        <w:rPr>
          <w:ins w:id="1963" w:author="~~~~~~~~~~~~ [2]" w:date="2017-12-21T11:41:27Z"/>
          <w:rFonts w:hint="eastAsia"/>
          <w:lang w:eastAsia="zh-CN"/>
        </w:rPr>
      </w:pPr>
      <w:ins w:id="1964" w:author="~~~~~~~~~~~~ [2]" w:date="2017-12-21T11:41:10Z">
        <w:r>
          <w:rPr>
            <w:rFonts w:hint="eastAsia"/>
            <w:lang w:eastAsia="zh-CN"/>
          </w:rPr>
          <w:t>【</w:t>
        </w:r>
      </w:ins>
      <w:ins w:id="1965" w:author="~~~~~~~~~~~~ [2]" w:date="2017-12-21T11:41:12Z">
        <w:r>
          <w:rPr>
            <w:rFonts w:hint="eastAsia"/>
            <w:lang w:eastAsia="zh-CN"/>
          </w:rPr>
          <w:t>商品</w:t>
        </w:r>
      </w:ins>
      <w:ins w:id="1966" w:author="~~~~~~~~~~~~ [2]" w:date="2017-12-21T11:41:13Z">
        <w:r>
          <w:rPr>
            <w:rFonts w:hint="eastAsia"/>
            <w:lang w:eastAsia="zh-CN"/>
          </w:rPr>
          <w:t>详情</w:t>
        </w:r>
      </w:ins>
      <w:ins w:id="1967" w:author="~~~~~~~~~~~~ [2]" w:date="2017-12-21T11:41:10Z">
        <w:r>
          <w:rPr>
            <w:rFonts w:hint="eastAsia"/>
            <w:lang w:eastAsia="zh-CN"/>
          </w:rPr>
          <w:t>】</w:t>
        </w:r>
      </w:ins>
      <w:ins w:id="1968" w:author="~~~~~~~~~~~~ [2]" w:date="2017-12-21T11:41:16Z">
        <w:r>
          <w:rPr>
            <w:rFonts w:hint="eastAsia"/>
            <w:lang w:eastAsia="zh-CN"/>
          </w:rPr>
          <w:t>显示</w:t>
        </w:r>
      </w:ins>
      <w:ins w:id="1969" w:author="~~~~~~~~~~~~ [2]" w:date="2017-12-21T11:41:17Z">
        <w:r>
          <w:rPr>
            <w:rFonts w:hint="eastAsia"/>
            <w:lang w:eastAsia="zh-CN"/>
          </w:rPr>
          <w:t>具体</w:t>
        </w:r>
      </w:ins>
      <w:ins w:id="1970" w:author="~~~~~~~~~~~~ [2]" w:date="2017-12-21T11:41:18Z">
        <w:r>
          <w:rPr>
            <w:rFonts w:hint="eastAsia"/>
            <w:lang w:eastAsia="zh-CN"/>
          </w:rPr>
          <w:t>商品的</w:t>
        </w:r>
      </w:ins>
      <w:ins w:id="1971" w:author="~~~~~~~~~~~~ [2]" w:date="2017-12-21T11:41:20Z">
        <w:r>
          <w:rPr>
            <w:rFonts w:hint="eastAsia"/>
            <w:lang w:eastAsia="zh-CN"/>
          </w:rPr>
          <w:t>详细信息</w:t>
        </w:r>
      </w:ins>
    </w:p>
    <w:p>
      <w:pPr>
        <w:pStyle w:val="3"/>
        <w:spacing w:before="157" w:after="157" w:line="240" w:lineRule="auto"/>
        <w:rPr>
          <w:ins w:id="1972" w:author="~~~~~~~~~~~~ [2]" w:date="2017-12-21T11:42:21Z"/>
        </w:rPr>
      </w:pPr>
      <w:ins w:id="1973" w:author="~~~~~~~~~~~~ [2]" w:date="2017-12-21T11:41:47Z">
        <w:r>
          <w:rPr/>
          <w:drawing>
            <wp:inline distT="0" distB="0" distL="114300" distR="114300">
              <wp:extent cx="2847340" cy="4990465"/>
              <wp:effectExtent l="0" t="0" r="10160" b="635"/>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89"/>
                      <a:stretch>
                        <a:fillRect/>
                      </a:stretch>
                    </pic:blipFill>
                    <pic:spPr>
                      <a:xfrm>
                        <a:off x="0" y="0"/>
                        <a:ext cx="2847340" cy="4990465"/>
                      </a:xfrm>
                      <a:prstGeom prst="rect">
                        <a:avLst/>
                      </a:prstGeom>
                      <a:noFill/>
                      <a:ln w="9525">
                        <a:noFill/>
                      </a:ln>
                    </pic:spPr>
                  </pic:pic>
                </a:graphicData>
              </a:graphic>
            </wp:inline>
          </w:drawing>
        </w:r>
      </w:ins>
    </w:p>
    <w:p>
      <w:pPr>
        <w:pStyle w:val="6"/>
        <w:rPr>
          <w:ins w:id="1975" w:author="~~~~~~~~~~~~ [2]" w:date="2017-12-21T11:42:33Z"/>
          <w:rFonts w:hint="eastAsia"/>
          <w:lang w:eastAsia="zh-CN"/>
        </w:rPr>
      </w:pPr>
      <w:ins w:id="1976" w:author="~~~~~~~~~~~~ [2]" w:date="2017-12-21T11:42:23Z">
        <w:bookmarkStart w:id="161" w:name="_Toc1745"/>
        <w:r>
          <w:rPr>
            <w:rFonts w:hint="eastAsia"/>
            <w:lang w:eastAsia="zh-CN"/>
          </w:rPr>
          <w:t>消息</w:t>
        </w:r>
        <w:bookmarkEnd w:id="161"/>
      </w:ins>
    </w:p>
    <w:p>
      <w:pPr>
        <w:pStyle w:val="3"/>
        <w:rPr>
          <w:ins w:id="1977" w:author="~~~~~~~~~~~~ [2]" w:date="2017-12-21T11:43:17Z"/>
          <w:rFonts w:hint="eastAsia"/>
          <w:lang w:eastAsia="zh-CN"/>
        </w:rPr>
      </w:pPr>
      <w:ins w:id="1978" w:author="~~~~~~~~~~~~ [2]" w:date="2017-12-21T11:42:35Z">
        <w:r>
          <w:rPr>
            <w:rFonts w:hint="eastAsia"/>
            <w:lang w:eastAsia="zh-CN"/>
          </w:rPr>
          <w:t>显示</w:t>
        </w:r>
      </w:ins>
      <w:ins w:id="1979" w:author="~~~~~~~~~~~~ [2]" w:date="2017-12-21T11:42:37Z">
        <w:r>
          <w:rPr>
            <w:rFonts w:hint="eastAsia"/>
            <w:lang w:eastAsia="zh-CN"/>
          </w:rPr>
          <w:t>厂商</w:t>
        </w:r>
      </w:ins>
      <w:ins w:id="1980" w:author="~~~~~~~~~~~~ [2]" w:date="2017-12-21T11:42:38Z">
        <w:r>
          <w:rPr>
            <w:rFonts w:hint="eastAsia"/>
            <w:lang w:eastAsia="zh-CN"/>
          </w:rPr>
          <w:t>发布</w:t>
        </w:r>
      </w:ins>
      <w:ins w:id="1981" w:author="~~~~~~~~~~~~ [2]" w:date="2017-12-21T11:42:39Z">
        <w:r>
          <w:rPr>
            <w:rFonts w:hint="eastAsia"/>
            <w:lang w:eastAsia="zh-CN"/>
          </w:rPr>
          <w:t>的</w:t>
        </w:r>
      </w:ins>
      <w:ins w:id="1982" w:author="~~~~~~~~~~~~ [2]" w:date="2017-12-21T11:42:42Z">
        <w:r>
          <w:rPr>
            <w:rFonts w:hint="eastAsia"/>
            <w:lang w:eastAsia="zh-CN"/>
          </w:rPr>
          <w:t>所有</w:t>
        </w:r>
      </w:ins>
      <w:ins w:id="1983" w:author="~~~~~~~~~~~~ [2]" w:date="2017-12-21T11:42:49Z">
        <w:r>
          <w:rPr>
            <w:rFonts w:hint="eastAsia"/>
            <w:lang w:eastAsia="zh-CN"/>
          </w:rPr>
          <w:t>消息</w:t>
        </w:r>
      </w:ins>
      <w:ins w:id="1984" w:author="~~~~~~~~~~~~ [2]" w:date="2017-12-21T11:43:32Z">
        <w:r>
          <w:rPr>
            <w:rFonts w:hint="eastAsia"/>
            <w:lang w:eastAsia="zh-CN"/>
          </w:rPr>
          <w:t>，</w:t>
        </w:r>
      </w:ins>
      <w:ins w:id="1985" w:author="~~~~~~~~~~~~ [2]" w:date="2017-12-21T11:43:33Z">
        <w:r>
          <w:rPr>
            <w:rFonts w:hint="eastAsia"/>
            <w:lang w:eastAsia="zh-CN"/>
          </w:rPr>
          <w:t>包括</w:t>
        </w:r>
      </w:ins>
      <w:ins w:id="1986" w:author="~~~~~~~~~~~~ [2]" w:date="2017-12-21T11:43:35Z">
        <w:r>
          <w:rPr>
            <w:rFonts w:hint="eastAsia"/>
            <w:lang w:eastAsia="zh-CN"/>
          </w:rPr>
          <w:t>新闻</w:t>
        </w:r>
      </w:ins>
      <w:ins w:id="1987" w:author="~~~~~~~~~~~~ [2]" w:date="2017-12-21T11:43:36Z">
        <w:r>
          <w:rPr>
            <w:rFonts w:hint="eastAsia"/>
            <w:lang w:eastAsia="zh-CN"/>
          </w:rPr>
          <w:t>资讯</w:t>
        </w:r>
      </w:ins>
      <w:ins w:id="1988" w:author="~~~~~~~~~~~~ [2]" w:date="2017-12-21T11:43:37Z">
        <w:r>
          <w:rPr>
            <w:rFonts w:hint="eastAsia"/>
            <w:lang w:eastAsia="zh-CN"/>
          </w:rPr>
          <w:t>、</w:t>
        </w:r>
      </w:ins>
      <w:ins w:id="1989" w:author="~~~~~~~~~~~~ [2]" w:date="2017-12-21T11:43:39Z">
        <w:r>
          <w:rPr>
            <w:rFonts w:hint="eastAsia"/>
            <w:lang w:eastAsia="zh-CN"/>
          </w:rPr>
          <w:t>最新</w:t>
        </w:r>
      </w:ins>
      <w:ins w:id="1990" w:author="~~~~~~~~~~~~ [2]" w:date="2017-12-21T11:43:41Z">
        <w:r>
          <w:rPr>
            <w:rFonts w:hint="eastAsia"/>
            <w:lang w:eastAsia="zh-CN"/>
          </w:rPr>
          <w:t>促销</w:t>
        </w:r>
      </w:ins>
      <w:ins w:id="1991" w:author="~~~~~~~~~~~~ [2]" w:date="2017-12-21T11:43:42Z">
        <w:r>
          <w:rPr>
            <w:rFonts w:hint="eastAsia"/>
            <w:lang w:eastAsia="zh-CN"/>
          </w:rPr>
          <w:t>、</w:t>
        </w:r>
      </w:ins>
      <w:ins w:id="1992" w:author="~~~~~~~~~~~~ [2]" w:date="2017-12-21T11:43:44Z">
        <w:r>
          <w:rPr>
            <w:rFonts w:hint="eastAsia"/>
            <w:lang w:eastAsia="zh-CN"/>
          </w:rPr>
          <w:t>最新</w:t>
        </w:r>
      </w:ins>
      <w:ins w:id="1993" w:author="~~~~~~~~~~~~ [2]" w:date="2017-12-21T11:43:46Z">
        <w:r>
          <w:rPr>
            <w:rFonts w:hint="eastAsia"/>
            <w:lang w:eastAsia="zh-CN"/>
          </w:rPr>
          <w:t>通知等</w:t>
        </w:r>
      </w:ins>
      <w:ins w:id="1994" w:author="~~~~~~~~~~~~ [2]" w:date="2017-12-21T11:43:48Z">
        <w:r>
          <w:rPr>
            <w:rFonts w:hint="eastAsia"/>
            <w:lang w:eastAsia="zh-CN"/>
          </w:rPr>
          <w:t>消息</w:t>
        </w:r>
      </w:ins>
      <w:ins w:id="1995" w:author="~~~~~~~~~~~~ [2]" w:date="2017-12-21T11:43:49Z">
        <w:r>
          <w:rPr>
            <w:rFonts w:hint="eastAsia"/>
            <w:lang w:eastAsia="zh-CN"/>
          </w:rPr>
          <w:t>。</w:t>
        </w:r>
      </w:ins>
    </w:p>
    <w:p>
      <w:pPr>
        <w:pStyle w:val="3"/>
        <w:rPr>
          <w:ins w:id="1996" w:author="~~~~~~~~~~~~ [2]" w:date="2017-12-21T11:43:55Z"/>
          <w:rFonts w:hint="eastAsia"/>
          <w:lang w:eastAsia="zh-CN"/>
        </w:rPr>
      </w:pPr>
      <w:ins w:id="1997" w:author="~~~~~~~~~~~~ [2]" w:date="2017-12-21T11:43:18Z">
        <w:r>
          <w:rPr>
            <w:rFonts w:hint="eastAsia"/>
            <w:lang w:eastAsia="zh-CN"/>
          </w:rPr>
          <w:t>【</w:t>
        </w:r>
      </w:ins>
      <w:ins w:id="1998" w:author="~~~~~~~~~~~~ [2]" w:date="2017-12-21T11:43:21Z">
        <w:r>
          <w:rPr>
            <w:rFonts w:hint="eastAsia"/>
            <w:lang w:eastAsia="zh-CN"/>
          </w:rPr>
          <w:t>消息</w:t>
        </w:r>
      </w:ins>
      <w:ins w:id="1999" w:author="~~~~~~~~~~~~ [2]" w:date="2017-12-21T11:43:24Z">
        <w:r>
          <w:rPr>
            <w:rFonts w:hint="eastAsia"/>
            <w:lang w:eastAsia="zh-CN"/>
          </w:rPr>
          <w:t>列表</w:t>
        </w:r>
      </w:ins>
      <w:ins w:id="2000" w:author="~~~~~~~~~~~~ [2]" w:date="2017-12-21T11:43:18Z">
        <w:r>
          <w:rPr>
            <w:rFonts w:hint="eastAsia"/>
            <w:lang w:eastAsia="zh-CN"/>
          </w:rPr>
          <w:t>】</w:t>
        </w:r>
      </w:ins>
    </w:p>
    <w:p>
      <w:pPr>
        <w:pStyle w:val="3"/>
        <w:spacing w:before="157" w:after="157" w:line="240" w:lineRule="auto"/>
        <w:rPr>
          <w:ins w:id="2001" w:author="~~~~~~~~~~~~ [2]" w:date="2017-12-21T10:03:28Z"/>
          <w:rFonts w:hint="eastAsia"/>
          <w:lang w:val="en-US" w:eastAsia="zh-CN"/>
        </w:rPr>
      </w:pPr>
      <w:ins w:id="2002" w:author="~~~~~~~~~~~~ [2]" w:date="2017-12-21T11:42:19Z">
        <w:r>
          <w:rPr/>
          <w:drawing>
            <wp:inline distT="0" distB="0" distL="114300" distR="114300">
              <wp:extent cx="2847340" cy="5009515"/>
              <wp:effectExtent l="0" t="0" r="10160" b="635"/>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90"/>
                      <a:stretch>
                        <a:fillRect/>
                      </a:stretch>
                    </pic:blipFill>
                    <pic:spPr>
                      <a:xfrm>
                        <a:off x="0" y="0"/>
                        <a:ext cx="2847340" cy="5009515"/>
                      </a:xfrm>
                      <a:prstGeom prst="rect">
                        <a:avLst/>
                      </a:prstGeom>
                      <a:noFill/>
                      <a:ln w="9525">
                        <a:noFill/>
                      </a:ln>
                    </pic:spPr>
                  </pic:pic>
                </a:graphicData>
              </a:graphic>
            </wp:inline>
          </w:drawing>
        </w:r>
      </w:ins>
    </w:p>
    <w:p>
      <w:pPr>
        <w:pStyle w:val="3"/>
        <w:rPr>
          <w:ins w:id="2004" w:author="~~~~~~~~~~~~ [2]" w:date="2017-12-21T11:44:33Z"/>
          <w:rFonts w:hint="eastAsia"/>
          <w:lang w:eastAsia="zh-CN"/>
        </w:rPr>
      </w:pPr>
      <w:ins w:id="2005" w:author="~~~~~~~~~~~~ [2]" w:date="2017-12-21T11:44:13Z">
        <w:r>
          <w:rPr>
            <w:rFonts w:hint="eastAsia"/>
            <w:lang w:eastAsia="zh-CN"/>
          </w:rPr>
          <w:t>【</w:t>
        </w:r>
      </w:ins>
      <w:ins w:id="2006" w:author="~~~~~~~~~~~~ [2]" w:date="2017-12-21T11:44:17Z">
        <w:r>
          <w:rPr>
            <w:rFonts w:hint="eastAsia"/>
            <w:lang w:eastAsia="zh-CN"/>
          </w:rPr>
          <w:t>消息</w:t>
        </w:r>
      </w:ins>
      <w:ins w:id="2007" w:author="~~~~~~~~~~~~ [2]" w:date="2017-12-21T11:44:22Z">
        <w:r>
          <w:rPr>
            <w:rFonts w:hint="eastAsia"/>
            <w:lang w:eastAsia="zh-CN"/>
          </w:rPr>
          <w:t>详情</w:t>
        </w:r>
      </w:ins>
      <w:ins w:id="2008" w:author="~~~~~~~~~~~~ [2]" w:date="2017-12-21T11:44:13Z">
        <w:r>
          <w:rPr>
            <w:rFonts w:hint="eastAsia"/>
            <w:lang w:eastAsia="zh-CN"/>
          </w:rPr>
          <w:t>】</w:t>
        </w:r>
      </w:ins>
      <w:ins w:id="2009" w:author="~~~~~~~~~~~~ [2]" w:date="2017-12-21T11:44:24Z">
        <w:r>
          <w:rPr>
            <w:rFonts w:hint="eastAsia"/>
            <w:lang w:eastAsia="zh-CN"/>
          </w:rPr>
          <w:t>显</w:t>
        </w:r>
      </w:ins>
      <w:ins w:id="2010" w:author="~~~~~~~~~~~~ [2]" w:date="2017-12-21T11:44:25Z">
        <w:r>
          <w:rPr>
            <w:rFonts w:hint="eastAsia"/>
            <w:lang w:eastAsia="zh-CN"/>
          </w:rPr>
          <w:t>示具体</w:t>
        </w:r>
      </w:ins>
      <w:ins w:id="2011" w:author="~~~~~~~~~~~~ [2]" w:date="2017-12-21T11:44:30Z">
        <w:r>
          <w:rPr>
            <w:rFonts w:hint="eastAsia"/>
            <w:lang w:eastAsia="zh-CN"/>
          </w:rPr>
          <w:t>信息的</w:t>
        </w:r>
      </w:ins>
      <w:ins w:id="2012" w:author="~~~~~~~~~~~~ [2]" w:date="2017-12-21T11:44:32Z">
        <w:r>
          <w:rPr>
            <w:rFonts w:hint="eastAsia"/>
            <w:lang w:eastAsia="zh-CN"/>
          </w:rPr>
          <w:t>详细</w:t>
        </w:r>
      </w:ins>
      <w:ins w:id="2013" w:author="~~~~~~~~~~~~ [2]" w:date="2017-12-21T11:44:33Z">
        <w:r>
          <w:rPr>
            <w:rFonts w:hint="eastAsia"/>
            <w:lang w:eastAsia="zh-CN"/>
          </w:rPr>
          <w:t>信息</w:t>
        </w:r>
      </w:ins>
    </w:p>
    <w:p>
      <w:pPr>
        <w:pStyle w:val="3"/>
        <w:spacing w:before="157" w:after="157" w:line="240" w:lineRule="auto"/>
        <w:rPr>
          <w:ins w:id="2014" w:author="~~~~~~~~~~~~ [2]" w:date="2017-12-21T10:03:41Z"/>
          <w:rFonts w:hint="eastAsia"/>
          <w:lang w:eastAsia="zh-CN"/>
        </w:rPr>
      </w:pPr>
      <w:ins w:id="2015" w:author="~~~~~~~~~~~~ [2]" w:date="2017-12-21T11:44:49Z">
        <w:r>
          <w:rPr/>
          <w:drawing>
            <wp:inline distT="0" distB="0" distL="114300" distR="114300">
              <wp:extent cx="2875915" cy="4980940"/>
              <wp:effectExtent l="0" t="0" r="635" b="10160"/>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91"/>
                      <a:stretch>
                        <a:fillRect/>
                      </a:stretch>
                    </pic:blipFill>
                    <pic:spPr>
                      <a:xfrm>
                        <a:off x="0" y="0"/>
                        <a:ext cx="2875915" cy="4980940"/>
                      </a:xfrm>
                      <a:prstGeom prst="rect">
                        <a:avLst/>
                      </a:prstGeom>
                      <a:noFill/>
                      <a:ln w="9525">
                        <a:noFill/>
                      </a:ln>
                    </pic:spPr>
                  </pic:pic>
                </a:graphicData>
              </a:graphic>
            </wp:inline>
          </w:drawing>
        </w:r>
      </w:ins>
    </w:p>
    <w:p>
      <w:pPr>
        <w:pStyle w:val="6"/>
        <w:rPr>
          <w:ins w:id="2017" w:author="~~~~~~~~~~~~ [2]" w:date="2017-12-21T11:46:05Z"/>
          <w:rFonts w:hint="eastAsia" w:eastAsia="宋体"/>
          <w:lang w:eastAsia="zh-CN"/>
        </w:rPr>
      </w:pPr>
      <w:ins w:id="2018" w:author="~~~~~~~~~~~~ [2]" w:date="2017-12-21T11:50:45Z">
        <w:bookmarkStart w:id="162" w:name="_Toc12935"/>
        <w:r>
          <w:rPr>
            <w:rFonts w:hint="eastAsia"/>
            <w:lang w:eastAsia="zh-CN"/>
          </w:rPr>
          <w:t>个人</w:t>
        </w:r>
      </w:ins>
      <w:ins w:id="2019" w:author="~~~~~~~~~~~~ [2]" w:date="2017-12-21T11:50:51Z">
        <w:r>
          <w:rPr>
            <w:rFonts w:hint="eastAsia"/>
            <w:lang w:eastAsia="zh-CN"/>
          </w:rPr>
          <w:t>中心</w:t>
        </w:r>
        <w:bookmarkEnd w:id="162"/>
      </w:ins>
    </w:p>
    <w:p>
      <w:pPr>
        <w:pStyle w:val="3"/>
        <w:rPr>
          <w:ins w:id="2020" w:author="~~~~~~~~~~~~ [2]" w:date="2017-12-21T11:45:33Z"/>
          <w:rFonts w:hint="eastAsia"/>
          <w:lang w:eastAsia="zh-CN"/>
        </w:rPr>
      </w:pPr>
      <w:ins w:id="2021" w:author="~~~~~~~~~~~~ [2]" w:date="2017-12-21T11:46:23Z">
        <w:r>
          <w:rPr>
            <w:rFonts w:hint="eastAsia"/>
            <w:lang w:eastAsia="zh-CN"/>
          </w:rPr>
          <w:t>包括</w:t>
        </w:r>
      </w:ins>
      <w:ins w:id="2022" w:author="~~~~~~~~~~~~ [2]" w:date="2017-12-21T11:46:26Z">
        <w:r>
          <w:rPr>
            <w:rFonts w:hint="eastAsia"/>
            <w:lang w:eastAsia="zh-CN"/>
          </w:rPr>
          <w:t>账号</w:t>
        </w:r>
      </w:ins>
      <w:ins w:id="2023" w:author="~~~~~~~~~~~~ [2]" w:date="2017-12-21T11:46:28Z">
        <w:r>
          <w:rPr>
            <w:rFonts w:hint="eastAsia"/>
            <w:lang w:eastAsia="zh-CN"/>
          </w:rPr>
          <w:t>信息</w:t>
        </w:r>
      </w:ins>
      <w:ins w:id="2024" w:author="~~~~~~~~~~~~ [2]" w:date="2017-12-21T11:46:29Z">
        <w:r>
          <w:rPr>
            <w:rFonts w:hint="eastAsia"/>
            <w:lang w:eastAsia="zh-CN"/>
          </w:rPr>
          <w:t>、</w:t>
        </w:r>
      </w:ins>
      <w:ins w:id="2025" w:author="~~~~~~~~~~~~ [2]" w:date="2017-12-21T11:46:36Z">
        <w:r>
          <w:rPr>
            <w:rFonts w:hint="eastAsia"/>
            <w:lang w:eastAsia="zh-CN"/>
          </w:rPr>
          <w:t>公司信息</w:t>
        </w:r>
      </w:ins>
      <w:ins w:id="2026" w:author="~~~~~~~~~~~~ [2]" w:date="2017-12-21T11:46:37Z">
        <w:r>
          <w:rPr>
            <w:rFonts w:hint="eastAsia"/>
            <w:lang w:eastAsia="zh-CN"/>
          </w:rPr>
          <w:t>、</w:t>
        </w:r>
      </w:ins>
      <w:ins w:id="2027" w:author="~~~~~~~~~~~~ [2]" w:date="2017-12-21T11:46:38Z">
        <w:r>
          <w:rPr>
            <w:rFonts w:hint="eastAsia"/>
            <w:lang w:eastAsia="zh-CN"/>
          </w:rPr>
          <w:t>收款</w:t>
        </w:r>
      </w:ins>
      <w:ins w:id="2028" w:author="~~~~~~~~~~~~ [2]" w:date="2017-12-21T11:46:40Z">
        <w:r>
          <w:rPr>
            <w:rFonts w:hint="eastAsia"/>
            <w:lang w:eastAsia="zh-CN"/>
          </w:rPr>
          <w:t>账号信息</w:t>
        </w:r>
      </w:ins>
      <w:ins w:id="2029" w:author="~~~~~~~~~~~~ [2]" w:date="2017-12-21T11:46:55Z">
        <w:r>
          <w:rPr>
            <w:rFonts w:hint="eastAsia"/>
            <w:lang w:eastAsia="zh-CN"/>
          </w:rPr>
          <w:t>查看</w:t>
        </w:r>
      </w:ins>
      <w:ins w:id="2030" w:author="~~~~~~~~~~~~ [2]" w:date="2017-12-21T11:47:04Z">
        <w:r>
          <w:rPr>
            <w:rFonts w:hint="eastAsia"/>
            <w:lang w:eastAsia="zh-CN"/>
          </w:rPr>
          <w:t>功能</w:t>
        </w:r>
      </w:ins>
      <w:ins w:id="2031" w:author="~~~~~~~~~~~~ [2]" w:date="2017-12-21T11:47:05Z">
        <w:r>
          <w:rPr>
            <w:rFonts w:hint="eastAsia"/>
            <w:lang w:eastAsia="zh-CN"/>
          </w:rPr>
          <w:t>和</w:t>
        </w:r>
      </w:ins>
      <w:ins w:id="2032" w:author="~~~~~~~~~~~~ [2]" w:date="2017-12-21T11:47:06Z">
        <w:r>
          <w:rPr>
            <w:rFonts w:hint="eastAsia"/>
            <w:lang w:eastAsia="zh-CN"/>
          </w:rPr>
          <w:t>密码</w:t>
        </w:r>
      </w:ins>
      <w:ins w:id="2033" w:author="~~~~~~~~~~~~ [2]" w:date="2017-12-21T11:47:08Z">
        <w:r>
          <w:rPr>
            <w:rFonts w:hint="eastAsia"/>
            <w:lang w:eastAsia="zh-CN"/>
          </w:rPr>
          <w:t>修改</w:t>
        </w:r>
      </w:ins>
      <w:ins w:id="2034" w:author="~~~~~~~~~~~~ [2]" w:date="2017-12-21T11:47:09Z">
        <w:r>
          <w:rPr>
            <w:rFonts w:hint="eastAsia"/>
            <w:lang w:eastAsia="zh-CN"/>
          </w:rPr>
          <w:t>功能</w:t>
        </w:r>
      </w:ins>
      <w:ins w:id="2035" w:author="~~~~~~~~~~~~ [2]" w:date="2017-12-21T11:47:10Z">
        <w:r>
          <w:rPr>
            <w:rFonts w:hint="eastAsia"/>
            <w:lang w:eastAsia="zh-CN"/>
          </w:rPr>
          <w:t>。</w:t>
        </w:r>
      </w:ins>
    </w:p>
    <w:p>
      <w:pPr>
        <w:pStyle w:val="3"/>
        <w:rPr>
          <w:ins w:id="2036" w:author="~~~~~~~~~~~~ [2]" w:date="2017-12-21T11:45:35Z"/>
          <w:rFonts w:hint="eastAsia"/>
          <w:lang w:eastAsia="zh-CN"/>
        </w:rPr>
      </w:pPr>
    </w:p>
    <w:p>
      <w:pPr>
        <w:pStyle w:val="3"/>
        <w:rPr>
          <w:ins w:id="2037" w:author="~~~~~~~~~~~~ [2]" w:date="2017-12-21T11:45:36Z"/>
          <w:rFonts w:hint="eastAsia"/>
          <w:lang w:eastAsia="zh-CN"/>
        </w:rPr>
      </w:pPr>
    </w:p>
    <w:p>
      <w:pPr>
        <w:pStyle w:val="3"/>
        <w:spacing w:before="157" w:after="157" w:line="240" w:lineRule="auto"/>
        <w:rPr>
          <w:ins w:id="2038" w:author="~~~~~~~~~~~~ [2]" w:date="2017-12-21T10:03:41Z"/>
          <w:rFonts w:hint="eastAsia"/>
          <w:lang w:eastAsia="zh-CN"/>
        </w:rPr>
      </w:pPr>
      <w:ins w:id="2039" w:author="~~~~~~~~~~~~ [2]" w:date="2017-12-21T11:45:36Z">
        <w:r>
          <w:rPr/>
          <w:drawing>
            <wp:inline distT="0" distB="0" distL="114300" distR="114300">
              <wp:extent cx="2914015" cy="5038090"/>
              <wp:effectExtent l="0" t="0" r="635" b="10160"/>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92"/>
                      <a:stretch>
                        <a:fillRect/>
                      </a:stretch>
                    </pic:blipFill>
                    <pic:spPr>
                      <a:xfrm>
                        <a:off x="0" y="0"/>
                        <a:ext cx="2914015" cy="5038090"/>
                      </a:xfrm>
                      <a:prstGeom prst="rect">
                        <a:avLst/>
                      </a:prstGeom>
                      <a:noFill/>
                      <a:ln w="9525">
                        <a:noFill/>
                      </a:ln>
                    </pic:spPr>
                  </pic:pic>
                </a:graphicData>
              </a:graphic>
            </wp:inline>
          </w:drawing>
        </w:r>
      </w:ins>
    </w:p>
    <w:p>
      <w:pPr>
        <w:pStyle w:val="3"/>
        <w:rPr>
          <w:ins w:id="2041" w:author="~~~~~~~~~~~~ [2]" w:date="2017-12-21T11:47:27Z"/>
          <w:rFonts w:hint="eastAsia"/>
          <w:lang w:eastAsia="zh-CN"/>
        </w:rPr>
      </w:pPr>
      <w:ins w:id="2042" w:author="~~~~~~~~~~~~ [2]" w:date="2017-12-21T11:47:22Z">
        <w:r>
          <w:rPr>
            <w:rFonts w:hint="eastAsia"/>
            <w:lang w:eastAsia="zh-CN"/>
          </w:rPr>
          <w:t>【</w:t>
        </w:r>
      </w:ins>
      <w:ins w:id="2043" w:author="~~~~~~~~~~~~ [2]" w:date="2017-12-21T11:47:24Z">
        <w:r>
          <w:rPr>
            <w:rFonts w:hint="eastAsia"/>
            <w:lang w:eastAsia="zh-CN"/>
          </w:rPr>
          <w:t>我的</w:t>
        </w:r>
      </w:ins>
      <w:ins w:id="2044" w:author="~~~~~~~~~~~~ [2]" w:date="2017-12-21T11:47:26Z">
        <w:r>
          <w:rPr>
            <w:rFonts w:hint="eastAsia"/>
            <w:lang w:eastAsia="zh-CN"/>
          </w:rPr>
          <w:t>账号</w:t>
        </w:r>
      </w:ins>
      <w:ins w:id="2045" w:author="~~~~~~~~~~~~ [2]" w:date="2017-12-21T11:47:22Z">
        <w:r>
          <w:rPr>
            <w:rFonts w:hint="eastAsia"/>
            <w:lang w:eastAsia="zh-CN"/>
          </w:rPr>
          <w:t>】</w:t>
        </w:r>
      </w:ins>
      <w:ins w:id="2046" w:author="~~~~~~~~~~~~ [2]" w:date="2017-12-21T11:48:17Z">
        <w:r>
          <w:rPr>
            <w:rFonts w:hint="eastAsia"/>
            <w:lang w:eastAsia="zh-CN"/>
          </w:rPr>
          <w:t>查看</w:t>
        </w:r>
      </w:ins>
      <w:ins w:id="2047" w:author="~~~~~~~~~~~~ [2]" w:date="2017-12-21T11:48:19Z">
        <w:r>
          <w:rPr>
            <w:rFonts w:hint="eastAsia"/>
            <w:lang w:eastAsia="zh-CN"/>
          </w:rPr>
          <w:t>我的</w:t>
        </w:r>
      </w:ins>
      <w:ins w:id="2048" w:author="~~~~~~~~~~~~ [2]" w:date="2017-12-21T11:48:20Z">
        <w:r>
          <w:rPr>
            <w:rFonts w:hint="eastAsia"/>
            <w:lang w:eastAsia="zh-CN"/>
          </w:rPr>
          <w:t>账号</w:t>
        </w:r>
      </w:ins>
      <w:ins w:id="2049" w:author="~~~~~~~~~~~~ [2]" w:date="2017-12-21T11:48:21Z">
        <w:r>
          <w:rPr>
            <w:rFonts w:hint="eastAsia"/>
            <w:lang w:eastAsia="zh-CN"/>
          </w:rPr>
          <w:t>信息</w:t>
        </w:r>
      </w:ins>
      <w:ins w:id="2050" w:author="~~~~~~~~~~~~ [2]" w:date="2017-12-21T11:48:33Z">
        <w:r>
          <w:rPr>
            <w:rFonts w:hint="eastAsia"/>
            <w:lang w:eastAsia="zh-CN"/>
          </w:rPr>
          <w:t>。</w:t>
        </w:r>
      </w:ins>
    </w:p>
    <w:p>
      <w:pPr>
        <w:pStyle w:val="3"/>
        <w:spacing w:before="157" w:after="157" w:line="240" w:lineRule="auto"/>
        <w:rPr>
          <w:ins w:id="2051" w:author="~~~~~~~~~~~~ [2]" w:date="2017-12-21T11:48:38Z"/>
        </w:rPr>
      </w:pPr>
      <w:ins w:id="2052" w:author="~~~~~~~~~~~~ [2]" w:date="2017-12-21T14:02:59Z">
        <w:r>
          <w:rPr/>
          <w:drawing>
            <wp:inline distT="0" distB="0" distL="114300" distR="114300">
              <wp:extent cx="2837815" cy="4999990"/>
              <wp:effectExtent l="0" t="0" r="635" b="10160"/>
              <wp:docPr id="12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47"/>
                      <pic:cNvPicPr>
                        <a:picLocks noChangeAspect="1"/>
                      </pic:cNvPicPr>
                    </pic:nvPicPr>
                    <pic:blipFill>
                      <a:blip r:embed="rId93"/>
                      <a:stretch>
                        <a:fillRect/>
                      </a:stretch>
                    </pic:blipFill>
                    <pic:spPr>
                      <a:xfrm>
                        <a:off x="0" y="0"/>
                        <a:ext cx="2837815" cy="4999990"/>
                      </a:xfrm>
                      <a:prstGeom prst="rect">
                        <a:avLst/>
                      </a:prstGeom>
                      <a:noFill/>
                      <a:ln w="9525">
                        <a:noFill/>
                      </a:ln>
                    </pic:spPr>
                  </pic:pic>
                </a:graphicData>
              </a:graphic>
            </wp:inline>
          </w:drawing>
        </w:r>
      </w:ins>
    </w:p>
    <w:p>
      <w:pPr>
        <w:pStyle w:val="3"/>
        <w:spacing w:before="157" w:after="157" w:line="240" w:lineRule="auto"/>
        <w:rPr>
          <w:ins w:id="2054" w:author="~~~~~~~~~~~~ [2]" w:date="2017-12-21T11:49:03Z"/>
          <w:rFonts w:hint="eastAsia"/>
          <w:lang w:eastAsia="zh-CN"/>
        </w:rPr>
      </w:pPr>
      <w:ins w:id="2055" w:author="~~~~~~~~~~~~ [2]" w:date="2017-12-21T11:48:39Z">
        <w:r>
          <w:rPr>
            <w:rFonts w:hint="eastAsia"/>
            <w:lang w:eastAsia="zh-CN"/>
          </w:rPr>
          <w:t>【</w:t>
        </w:r>
      </w:ins>
      <w:ins w:id="2056" w:author="~~~~~~~~~~~~ [2]" w:date="2017-12-21T11:48:52Z">
        <w:r>
          <w:rPr>
            <w:rFonts w:hint="eastAsia"/>
            <w:lang w:eastAsia="zh-CN"/>
          </w:rPr>
          <w:t>修改</w:t>
        </w:r>
      </w:ins>
      <w:ins w:id="2057" w:author="~~~~~~~~~~~~ [2]" w:date="2017-12-21T11:48:53Z">
        <w:r>
          <w:rPr>
            <w:rFonts w:hint="eastAsia"/>
            <w:lang w:eastAsia="zh-CN"/>
          </w:rPr>
          <w:t>密码</w:t>
        </w:r>
      </w:ins>
      <w:ins w:id="2058" w:author="~~~~~~~~~~~~ [2]" w:date="2017-12-21T11:48:39Z">
        <w:r>
          <w:rPr>
            <w:rFonts w:hint="eastAsia"/>
            <w:lang w:eastAsia="zh-CN"/>
          </w:rPr>
          <w:t>】</w:t>
        </w:r>
      </w:ins>
      <w:ins w:id="2059" w:author="~~~~~~~~~~~~ [2]" w:date="2017-12-21T11:48:56Z">
        <w:r>
          <w:rPr>
            <w:rFonts w:hint="eastAsia"/>
            <w:lang w:eastAsia="zh-CN"/>
          </w:rPr>
          <w:t>可以</w:t>
        </w:r>
      </w:ins>
      <w:ins w:id="2060" w:author="~~~~~~~~~~~~ [2]" w:date="2017-12-21T11:48:57Z">
        <w:r>
          <w:rPr>
            <w:rFonts w:hint="eastAsia"/>
            <w:lang w:eastAsia="zh-CN"/>
          </w:rPr>
          <w:t>对</w:t>
        </w:r>
      </w:ins>
      <w:ins w:id="2061" w:author="~~~~~~~~~~~~ [2]" w:date="2017-12-21T11:48:59Z">
        <w:r>
          <w:rPr>
            <w:rFonts w:hint="eastAsia"/>
            <w:lang w:eastAsia="zh-CN"/>
          </w:rPr>
          <w:t>登录</w:t>
        </w:r>
      </w:ins>
      <w:ins w:id="2062" w:author="~~~~~~~~~~~~ [2]" w:date="2017-12-21T11:49:00Z">
        <w:r>
          <w:rPr>
            <w:rFonts w:hint="eastAsia"/>
            <w:lang w:eastAsia="zh-CN"/>
          </w:rPr>
          <w:t>密</w:t>
        </w:r>
      </w:ins>
      <w:ins w:id="2063" w:author="~~~~~~~~~~~~ [2]" w:date="2017-12-21T11:49:01Z">
        <w:r>
          <w:rPr>
            <w:rFonts w:hint="eastAsia"/>
            <w:lang w:eastAsia="zh-CN"/>
          </w:rPr>
          <w:t>码进行</w:t>
        </w:r>
      </w:ins>
      <w:ins w:id="2064" w:author="~~~~~~~~~~~~ [2]" w:date="2017-12-21T11:49:02Z">
        <w:r>
          <w:rPr>
            <w:rFonts w:hint="eastAsia"/>
            <w:lang w:eastAsia="zh-CN"/>
          </w:rPr>
          <w:t>修改</w:t>
        </w:r>
      </w:ins>
    </w:p>
    <w:p>
      <w:pPr>
        <w:pStyle w:val="3"/>
        <w:spacing w:before="157" w:after="157" w:line="240" w:lineRule="auto"/>
        <w:rPr>
          <w:ins w:id="2065" w:author="~~~~~~~~~~~~ [2]" w:date="2017-12-21T11:49:06Z"/>
        </w:rPr>
      </w:pPr>
      <w:ins w:id="2066" w:author="~~~~~~~~~~~~ [2]" w:date="2017-12-21T11:49:04Z">
        <w:r>
          <w:rPr/>
          <w:drawing>
            <wp:inline distT="0" distB="0" distL="114300" distR="114300">
              <wp:extent cx="2809240" cy="4857115"/>
              <wp:effectExtent l="0" t="0" r="10160" b="635"/>
              <wp:docPr id="3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pic:cNvPicPr>
                        <a:picLocks noChangeAspect="1"/>
                      </pic:cNvPicPr>
                    </pic:nvPicPr>
                    <pic:blipFill>
                      <a:blip r:embed="rId94"/>
                      <a:stretch>
                        <a:fillRect/>
                      </a:stretch>
                    </pic:blipFill>
                    <pic:spPr>
                      <a:xfrm>
                        <a:off x="0" y="0"/>
                        <a:ext cx="2809240" cy="4857115"/>
                      </a:xfrm>
                      <a:prstGeom prst="rect">
                        <a:avLst/>
                      </a:prstGeom>
                      <a:noFill/>
                      <a:ln w="9525">
                        <a:noFill/>
                      </a:ln>
                    </pic:spPr>
                  </pic:pic>
                </a:graphicData>
              </a:graphic>
            </wp:inline>
          </w:drawing>
        </w:r>
      </w:ins>
    </w:p>
    <w:p>
      <w:pPr>
        <w:pStyle w:val="3"/>
        <w:spacing w:before="157" w:after="157" w:line="240" w:lineRule="auto"/>
        <w:rPr>
          <w:ins w:id="2068" w:author="~~~~~~~~~~~~ [2]" w:date="2017-12-21T11:49:46Z"/>
          <w:rFonts w:hint="eastAsia"/>
          <w:lang w:eastAsia="zh-CN"/>
        </w:rPr>
      </w:pPr>
      <w:ins w:id="2069" w:author="~~~~~~~~~~~~ [2]" w:date="2017-12-21T11:49:36Z">
        <w:r>
          <w:rPr>
            <w:rFonts w:hint="eastAsia"/>
            <w:lang w:eastAsia="zh-CN"/>
          </w:rPr>
          <w:t>【</w:t>
        </w:r>
      </w:ins>
      <w:ins w:id="2070" w:author="~~~~~~~~~~~~ [2]" w:date="2017-12-21T11:49:37Z">
        <w:r>
          <w:rPr>
            <w:rFonts w:hint="eastAsia"/>
            <w:lang w:eastAsia="zh-CN"/>
          </w:rPr>
          <w:t>公司</w:t>
        </w:r>
      </w:ins>
      <w:ins w:id="2071" w:author="~~~~~~~~~~~~ [2]" w:date="2017-12-21T11:49:38Z">
        <w:r>
          <w:rPr>
            <w:rFonts w:hint="eastAsia"/>
            <w:lang w:eastAsia="zh-CN"/>
          </w:rPr>
          <w:t>信息</w:t>
        </w:r>
      </w:ins>
      <w:ins w:id="2072" w:author="~~~~~~~~~~~~ [2]" w:date="2017-12-21T11:49:36Z">
        <w:r>
          <w:rPr>
            <w:rFonts w:hint="eastAsia"/>
            <w:lang w:eastAsia="zh-CN"/>
          </w:rPr>
          <w:t>】</w:t>
        </w:r>
      </w:ins>
      <w:ins w:id="2073" w:author="~~~~~~~~~~~~ [2]" w:date="2017-12-21T11:49:45Z">
        <w:r>
          <w:rPr>
            <w:rFonts w:hint="eastAsia"/>
            <w:lang w:eastAsia="zh-CN"/>
          </w:rPr>
          <w:t>查看公司</w:t>
        </w:r>
      </w:ins>
      <w:ins w:id="2074" w:author="~~~~~~~~~~~~ [2]" w:date="2017-12-21T11:49:46Z">
        <w:r>
          <w:rPr>
            <w:rFonts w:hint="eastAsia"/>
            <w:lang w:eastAsia="zh-CN"/>
          </w:rPr>
          <w:t>信息</w:t>
        </w:r>
      </w:ins>
    </w:p>
    <w:p>
      <w:pPr>
        <w:pStyle w:val="3"/>
        <w:spacing w:before="157" w:after="157" w:line="240" w:lineRule="auto"/>
        <w:rPr>
          <w:ins w:id="2075" w:author="~~~~~~~~~~~~ [2]" w:date="2017-12-21T11:49:50Z"/>
        </w:rPr>
      </w:pPr>
      <w:ins w:id="2076" w:author="~~~~~~~~~~~~ [2]" w:date="2017-12-21T11:49:47Z">
        <w:r>
          <w:rPr/>
          <w:drawing>
            <wp:inline distT="0" distB="0" distL="114300" distR="114300">
              <wp:extent cx="2837815" cy="4971415"/>
              <wp:effectExtent l="0" t="0" r="635" b="635"/>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pic:cNvPicPr>
                    </pic:nvPicPr>
                    <pic:blipFill>
                      <a:blip r:embed="rId95"/>
                      <a:stretch>
                        <a:fillRect/>
                      </a:stretch>
                    </pic:blipFill>
                    <pic:spPr>
                      <a:xfrm>
                        <a:off x="0" y="0"/>
                        <a:ext cx="2837815" cy="4971415"/>
                      </a:xfrm>
                      <a:prstGeom prst="rect">
                        <a:avLst/>
                      </a:prstGeom>
                      <a:noFill/>
                      <a:ln w="9525">
                        <a:noFill/>
                      </a:ln>
                    </pic:spPr>
                  </pic:pic>
                </a:graphicData>
              </a:graphic>
            </wp:inline>
          </w:drawing>
        </w:r>
      </w:ins>
    </w:p>
    <w:p>
      <w:pPr>
        <w:pStyle w:val="3"/>
        <w:spacing w:before="157" w:after="157" w:line="240" w:lineRule="auto"/>
        <w:rPr>
          <w:ins w:id="2078" w:author="~~~~~~~~~~~~ [2]" w:date="2017-12-21T11:50:09Z"/>
          <w:rFonts w:hint="eastAsia"/>
          <w:lang w:eastAsia="zh-CN"/>
        </w:rPr>
      </w:pPr>
      <w:ins w:id="2079" w:author="~~~~~~~~~~~~ [2]" w:date="2017-12-21T11:49:50Z">
        <w:r>
          <w:rPr>
            <w:rFonts w:hint="eastAsia"/>
            <w:lang w:eastAsia="zh-CN"/>
          </w:rPr>
          <w:t>【</w:t>
        </w:r>
      </w:ins>
      <w:ins w:id="2080" w:author="~~~~~~~~~~~~ [2]" w:date="2017-12-21T11:49:59Z">
        <w:r>
          <w:rPr>
            <w:rFonts w:hint="eastAsia"/>
            <w:lang w:eastAsia="zh-CN"/>
          </w:rPr>
          <w:t>收款</w:t>
        </w:r>
      </w:ins>
      <w:ins w:id="2081" w:author="~~~~~~~~~~~~ [2]" w:date="2017-12-21T11:50:00Z">
        <w:r>
          <w:rPr>
            <w:rFonts w:hint="eastAsia"/>
            <w:lang w:eastAsia="zh-CN"/>
          </w:rPr>
          <w:t>账号</w:t>
        </w:r>
      </w:ins>
      <w:ins w:id="2082" w:author="~~~~~~~~~~~~ [2]" w:date="2017-12-21T11:49:50Z">
        <w:r>
          <w:rPr>
            <w:rFonts w:hint="eastAsia"/>
            <w:lang w:eastAsia="zh-CN"/>
          </w:rPr>
          <w:t>】</w:t>
        </w:r>
      </w:ins>
      <w:ins w:id="2083" w:author="~~~~~~~~~~~~ [2]" w:date="2017-12-21T11:50:04Z">
        <w:r>
          <w:rPr>
            <w:rFonts w:hint="eastAsia"/>
            <w:lang w:eastAsia="zh-CN"/>
          </w:rPr>
          <w:t>查</w:t>
        </w:r>
      </w:ins>
      <w:ins w:id="2084" w:author="~~~~~~~~~~~~ [2]" w:date="2017-12-21T11:50:05Z">
        <w:r>
          <w:rPr>
            <w:rFonts w:hint="eastAsia"/>
            <w:lang w:eastAsia="zh-CN"/>
          </w:rPr>
          <w:t>看设置</w:t>
        </w:r>
      </w:ins>
      <w:ins w:id="2085" w:author="~~~~~~~~~~~~ [2]" w:date="2017-12-21T11:50:06Z">
        <w:r>
          <w:rPr>
            <w:rFonts w:hint="eastAsia"/>
            <w:lang w:eastAsia="zh-CN"/>
          </w:rPr>
          <w:t>的收款</w:t>
        </w:r>
      </w:ins>
      <w:ins w:id="2086" w:author="~~~~~~~~~~~~ [2]" w:date="2017-12-21T11:50:08Z">
        <w:r>
          <w:rPr>
            <w:rFonts w:hint="eastAsia"/>
            <w:lang w:eastAsia="zh-CN"/>
          </w:rPr>
          <w:t>账号信息</w:t>
        </w:r>
      </w:ins>
    </w:p>
    <w:p>
      <w:pPr>
        <w:pStyle w:val="3"/>
        <w:spacing w:before="157" w:after="157" w:line="240" w:lineRule="auto"/>
        <w:rPr>
          <w:ins w:id="2087" w:author="~~~~~~~~~~~~ [2]" w:date="2017-12-21T10:03:41Z"/>
          <w:rFonts w:hint="eastAsia"/>
          <w:lang w:eastAsia="zh-CN"/>
        </w:rPr>
      </w:pPr>
      <w:ins w:id="2088" w:author="~~~~~~~~~~~~ [2]" w:date="2017-12-21T11:50:25Z">
        <w:r>
          <w:rPr/>
          <w:drawing>
            <wp:inline distT="0" distB="0" distL="114300" distR="114300">
              <wp:extent cx="2809240" cy="4990465"/>
              <wp:effectExtent l="0" t="0" r="10160" b="635"/>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96"/>
                      <a:stretch>
                        <a:fillRect/>
                      </a:stretch>
                    </pic:blipFill>
                    <pic:spPr>
                      <a:xfrm>
                        <a:off x="0" y="0"/>
                        <a:ext cx="2809240" cy="4990465"/>
                      </a:xfrm>
                      <a:prstGeom prst="rect">
                        <a:avLst/>
                      </a:prstGeom>
                      <a:noFill/>
                      <a:ln w="9525">
                        <a:noFill/>
                      </a:ln>
                    </pic:spPr>
                  </pic:pic>
                </a:graphicData>
              </a:graphic>
            </wp:inline>
          </w:drawing>
        </w:r>
      </w:ins>
    </w:p>
    <w:p>
      <w:pPr>
        <w:pStyle w:val="5"/>
        <w:rPr>
          <w:ins w:id="2090" w:author="~~~~~~~~~~~~ [2]" w:date="2017-12-21T11:51:36Z"/>
          <w:rFonts w:hint="eastAsia"/>
          <w:lang w:val="en-US" w:eastAsia="zh-CN"/>
        </w:rPr>
      </w:pPr>
      <w:ins w:id="2091" w:author="~~~~~~~~~~~~ [2]" w:date="2017-12-21T11:55:19Z">
        <w:bookmarkStart w:id="163" w:name="_Toc8035"/>
        <w:r>
          <w:rPr>
            <w:rFonts w:hint="eastAsia"/>
            <w:lang w:val="en-US" w:eastAsia="zh-CN"/>
          </w:rPr>
          <w:t>代理商</w:t>
        </w:r>
        <w:bookmarkEnd w:id="163"/>
      </w:ins>
    </w:p>
    <w:p>
      <w:pPr>
        <w:pStyle w:val="6"/>
        <w:rPr>
          <w:ins w:id="2092" w:author="~~~~~~~~~~~~ [2]" w:date="2017-12-21T11:51:36Z"/>
          <w:rFonts w:hint="eastAsia"/>
          <w:lang w:val="en-US" w:eastAsia="zh-CN"/>
        </w:rPr>
      </w:pPr>
      <w:ins w:id="2093" w:author="~~~~~~~~~~~~ [2]" w:date="2017-12-21T11:51:36Z">
        <w:bookmarkStart w:id="164" w:name="_Toc16263"/>
        <w:r>
          <w:rPr>
            <w:rFonts w:hint="eastAsia"/>
            <w:lang w:val="en-US" w:eastAsia="zh-CN"/>
          </w:rPr>
          <w:t>首页</w:t>
        </w:r>
        <w:bookmarkEnd w:id="164"/>
      </w:ins>
    </w:p>
    <w:p>
      <w:pPr>
        <w:pStyle w:val="3"/>
        <w:rPr>
          <w:ins w:id="2094" w:author="~~~~~~~~~~~~ [2]" w:date="2017-12-21T11:51:36Z"/>
          <w:rFonts w:hint="eastAsia"/>
          <w:lang w:val="en-US" w:eastAsia="zh-CN"/>
        </w:rPr>
      </w:pPr>
      <w:ins w:id="2095" w:author="~~~~~~~~~~~~ [2]" w:date="2017-12-21T11:51:36Z">
        <w:r>
          <w:rPr>
            <w:rFonts w:hint="eastAsia"/>
            <w:lang w:val="en-US" w:eastAsia="zh-CN"/>
          </w:rPr>
          <w:t>登录进入app首页，首页主要包含</w:t>
        </w:r>
      </w:ins>
      <w:ins w:id="2096" w:author="~~~~~~~~~~~~ [2]" w:date="2017-12-21T13:37:44Z">
        <w:r>
          <w:rPr>
            <w:rFonts w:hint="eastAsia"/>
            <w:lang w:val="en-US" w:eastAsia="zh-CN"/>
          </w:rPr>
          <w:t>厂商</w:t>
        </w:r>
      </w:ins>
      <w:ins w:id="2097" w:author="~~~~~~~~~~~~ [2]" w:date="2017-12-21T13:37:46Z">
        <w:r>
          <w:rPr>
            <w:rFonts w:hint="eastAsia"/>
            <w:lang w:val="en-US" w:eastAsia="zh-CN"/>
          </w:rPr>
          <w:t>商品的</w:t>
        </w:r>
      </w:ins>
      <w:ins w:id="2098" w:author="~~~~~~~~~~~~ [2]" w:date="2017-12-21T13:37:47Z">
        <w:r>
          <w:rPr>
            <w:rFonts w:hint="eastAsia"/>
            <w:lang w:val="en-US" w:eastAsia="zh-CN"/>
          </w:rPr>
          <w:t>展示</w:t>
        </w:r>
      </w:ins>
      <w:ins w:id="2099" w:author="~~~~~~~~~~~~ [2]" w:date="2017-12-21T11:51:36Z">
        <w:r>
          <w:rPr>
            <w:rFonts w:hint="eastAsia"/>
            <w:lang w:val="en-US" w:eastAsia="zh-CN"/>
          </w:rPr>
          <w:t>，并显示常用功能：</w:t>
        </w:r>
      </w:ins>
      <w:ins w:id="2100" w:author="~~~~~~~~~~~~ [2]" w:date="2017-12-21T11:57:04Z">
        <w:r>
          <w:rPr>
            <w:rFonts w:hint="eastAsia"/>
            <w:lang w:val="en-US" w:eastAsia="zh-CN"/>
          </w:rPr>
          <w:t>商品</w:t>
        </w:r>
      </w:ins>
      <w:ins w:id="2101" w:author="~~~~~~~~~~~~ [2]" w:date="2017-12-21T11:57:05Z">
        <w:r>
          <w:rPr>
            <w:rFonts w:hint="eastAsia"/>
            <w:lang w:val="en-US" w:eastAsia="zh-CN"/>
          </w:rPr>
          <w:t>、</w:t>
        </w:r>
      </w:ins>
      <w:ins w:id="2102" w:author="~~~~~~~~~~~~ [2]" w:date="2017-12-21T11:51:36Z">
        <w:r>
          <w:rPr>
            <w:rFonts w:hint="eastAsia"/>
            <w:lang w:val="en-US" w:eastAsia="zh-CN"/>
          </w:rPr>
          <w:t>订单、</w:t>
        </w:r>
      </w:ins>
      <w:ins w:id="2103" w:author="~~~~~~~~~~~~ [2]" w:date="2017-12-21T13:38:03Z">
        <w:r>
          <w:rPr>
            <w:rFonts w:hint="eastAsia"/>
            <w:lang w:val="en-US" w:eastAsia="zh-CN"/>
          </w:rPr>
          <w:t>支付</w:t>
        </w:r>
      </w:ins>
      <w:ins w:id="2104" w:author="~~~~~~~~~~~~ [2]" w:date="2017-12-21T13:38:05Z">
        <w:r>
          <w:rPr>
            <w:rFonts w:hint="eastAsia"/>
            <w:lang w:val="en-US" w:eastAsia="zh-CN"/>
          </w:rPr>
          <w:t>、</w:t>
        </w:r>
      </w:ins>
      <w:ins w:id="2105" w:author="~~~~~~~~~~~~ [2]" w:date="2017-12-21T14:06:36Z">
        <w:r>
          <w:rPr>
            <w:rFonts w:hint="eastAsia"/>
            <w:lang w:val="en-US" w:eastAsia="zh-CN"/>
          </w:rPr>
          <w:t>消息</w:t>
        </w:r>
      </w:ins>
      <w:ins w:id="2106" w:author="~~~~~~~~~~~~ [2]" w:date="2017-12-21T13:38:16Z">
        <w:r>
          <w:rPr>
            <w:rFonts w:hint="eastAsia"/>
            <w:lang w:val="en-US" w:eastAsia="zh-CN"/>
          </w:rPr>
          <w:t>。</w:t>
        </w:r>
      </w:ins>
    </w:p>
    <w:p>
      <w:pPr>
        <w:pStyle w:val="3"/>
        <w:rPr>
          <w:ins w:id="2107" w:author="~~~~~~~~~~~~ [2]" w:date="2017-12-21T11:51:36Z"/>
          <w:rFonts w:hint="eastAsia"/>
          <w:lang w:val="en-US" w:eastAsia="zh-CN"/>
        </w:rPr>
      </w:pPr>
    </w:p>
    <w:p>
      <w:pPr>
        <w:pStyle w:val="3"/>
        <w:spacing w:before="157" w:after="157" w:line="240" w:lineRule="auto"/>
        <w:rPr>
          <w:ins w:id="2108" w:author="~~~~~~~~~~~~ [2]" w:date="2017-12-21T14:06:12Z"/>
        </w:rPr>
      </w:pPr>
      <w:ins w:id="2109" w:author="~~~~~~~~~~~~ [2]" w:date="2017-12-21T13:37:21Z">
        <w:r>
          <w:rPr/>
          <w:drawing>
            <wp:inline distT="0" distB="0" distL="114300" distR="114300">
              <wp:extent cx="2828290" cy="4980940"/>
              <wp:effectExtent l="0" t="0" r="10160" b="10160"/>
              <wp:docPr id="7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8"/>
                      <pic:cNvPicPr>
                        <a:picLocks noChangeAspect="1"/>
                      </pic:cNvPicPr>
                    </pic:nvPicPr>
                    <pic:blipFill>
                      <a:blip r:embed="rId97"/>
                      <a:stretch>
                        <a:fillRect/>
                      </a:stretch>
                    </pic:blipFill>
                    <pic:spPr>
                      <a:xfrm>
                        <a:off x="0" y="0"/>
                        <a:ext cx="2828290" cy="4980940"/>
                      </a:xfrm>
                      <a:prstGeom prst="rect">
                        <a:avLst/>
                      </a:prstGeom>
                      <a:noFill/>
                      <a:ln w="9525">
                        <a:noFill/>
                      </a:ln>
                    </pic:spPr>
                  </pic:pic>
                </a:graphicData>
              </a:graphic>
            </wp:inline>
          </w:drawing>
        </w:r>
      </w:ins>
    </w:p>
    <w:p>
      <w:pPr>
        <w:pStyle w:val="6"/>
        <w:rPr>
          <w:ins w:id="2111" w:author="~~~~~~~~~~~~ [2]" w:date="2017-12-21T14:06:13Z"/>
          <w:rFonts w:hint="eastAsia"/>
          <w:lang w:val="en-US" w:eastAsia="zh-CN"/>
        </w:rPr>
      </w:pPr>
      <w:ins w:id="2112" w:author="~~~~~~~~~~~~ [2]" w:date="2017-12-21T14:06:13Z">
        <w:bookmarkStart w:id="165" w:name="_Toc18152"/>
        <w:r>
          <w:rPr>
            <w:rFonts w:hint="eastAsia"/>
            <w:lang w:val="en-US" w:eastAsia="zh-CN"/>
          </w:rPr>
          <w:t>商品</w:t>
        </w:r>
        <w:bookmarkEnd w:id="165"/>
      </w:ins>
    </w:p>
    <w:p>
      <w:pPr>
        <w:pStyle w:val="3"/>
        <w:rPr>
          <w:ins w:id="2113" w:author="~~~~~~~~~~~~ [2]" w:date="2017-12-21T14:06:13Z"/>
          <w:rFonts w:hint="eastAsia"/>
          <w:lang w:val="en-US" w:eastAsia="zh-CN"/>
        </w:rPr>
      </w:pPr>
      <w:ins w:id="2114" w:author="~~~~~~~~~~~~ [2]" w:date="2017-12-21T14:06:13Z">
        <w:r>
          <w:rPr>
            <w:rFonts w:hint="eastAsia"/>
            <w:lang w:val="en-US" w:eastAsia="zh-CN"/>
          </w:rPr>
          <w:t>【商品列表】查看所有关联商品，可以根据销量、时间、价格不同维度进行查看。默认显示第一个关联厂商的商品。可以根据厂商、商品分类等条件进行筛选。</w:t>
        </w:r>
      </w:ins>
    </w:p>
    <w:p>
      <w:pPr>
        <w:pStyle w:val="3"/>
        <w:spacing w:before="157" w:after="157" w:line="240" w:lineRule="auto"/>
        <w:rPr>
          <w:ins w:id="2115" w:author="~~~~~~~~~~~~ [2]" w:date="2017-12-21T14:06:13Z"/>
        </w:rPr>
      </w:pPr>
      <w:ins w:id="2116" w:author="~~~~~~~~~~~~ [2]" w:date="2017-12-21T14:06:13Z">
        <w:r>
          <w:rPr/>
          <w:drawing>
            <wp:inline distT="0" distB="0" distL="114300" distR="114300">
              <wp:extent cx="2799715" cy="4990465"/>
              <wp:effectExtent l="0" t="0" r="635" b="635"/>
              <wp:docPr id="10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8"/>
                      <pic:cNvPicPr>
                        <a:picLocks noChangeAspect="1"/>
                      </pic:cNvPicPr>
                    </pic:nvPicPr>
                    <pic:blipFill>
                      <a:blip r:embed="rId98"/>
                      <a:stretch>
                        <a:fillRect/>
                      </a:stretch>
                    </pic:blipFill>
                    <pic:spPr>
                      <a:xfrm>
                        <a:off x="0" y="0"/>
                        <a:ext cx="2799715" cy="4990465"/>
                      </a:xfrm>
                      <a:prstGeom prst="rect">
                        <a:avLst/>
                      </a:prstGeom>
                      <a:noFill/>
                      <a:ln w="9525">
                        <a:noFill/>
                      </a:ln>
                    </pic:spPr>
                  </pic:pic>
                </a:graphicData>
              </a:graphic>
            </wp:inline>
          </w:drawing>
        </w:r>
      </w:ins>
    </w:p>
    <w:p>
      <w:pPr>
        <w:pStyle w:val="3"/>
        <w:spacing w:before="157" w:after="157" w:line="240" w:lineRule="auto"/>
        <w:rPr>
          <w:ins w:id="2118" w:author="~~~~~~~~~~~~ [2]" w:date="2017-12-21T14:06:13Z"/>
          <w:rFonts w:hint="eastAsia"/>
          <w:lang w:eastAsia="zh-CN"/>
        </w:rPr>
      </w:pPr>
      <w:ins w:id="2119" w:author="~~~~~~~~~~~~ [2]" w:date="2017-12-21T14:06:13Z">
        <w:r>
          <w:rPr>
            <w:rFonts w:hint="eastAsia"/>
            <w:lang w:eastAsia="zh-CN"/>
          </w:rPr>
          <w:t>【商品详情】可以查看对应商品的详细信息，可以进行商品收藏、加入购物车功能。</w:t>
        </w:r>
      </w:ins>
    </w:p>
    <w:p>
      <w:pPr>
        <w:pStyle w:val="3"/>
        <w:spacing w:before="157" w:after="157" w:line="240" w:lineRule="auto"/>
        <w:rPr>
          <w:ins w:id="2120" w:author="~~~~~~~~~~~~ [2]" w:date="2017-12-21T14:06:13Z"/>
        </w:rPr>
      </w:pPr>
      <w:ins w:id="2121" w:author="~~~~~~~~~~~~ [2]" w:date="2017-12-21T14:06:13Z">
        <w:r>
          <w:rPr/>
          <w:drawing>
            <wp:inline distT="0" distB="0" distL="114300" distR="114300">
              <wp:extent cx="2875915" cy="5076190"/>
              <wp:effectExtent l="0" t="0" r="635" b="10160"/>
              <wp:docPr id="10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9"/>
                      <pic:cNvPicPr>
                        <a:picLocks noChangeAspect="1"/>
                      </pic:cNvPicPr>
                    </pic:nvPicPr>
                    <pic:blipFill>
                      <a:blip r:embed="rId99"/>
                      <a:stretch>
                        <a:fillRect/>
                      </a:stretch>
                    </pic:blipFill>
                    <pic:spPr>
                      <a:xfrm>
                        <a:off x="0" y="0"/>
                        <a:ext cx="2875915" cy="5076190"/>
                      </a:xfrm>
                      <a:prstGeom prst="rect">
                        <a:avLst/>
                      </a:prstGeom>
                      <a:noFill/>
                      <a:ln w="9525">
                        <a:noFill/>
                      </a:ln>
                    </pic:spPr>
                  </pic:pic>
                </a:graphicData>
              </a:graphic>
            </wp:inline>
          </w:drawing>
        </w:r>
      </w:ins>
    </w:p>
    <w:p>
      <w:pPr>
        <w:pStyle w:val="3"/>
        <w:spacing w:before="157" w:after="157" w:line="240" w:lineRule="auto"/>
        <w:rPr>
          <w:ins w:id="2123" w:author="~~~~~~~~~~~~ [2]" w:date="2017-12-21T11:51:36Z"/>
          <w:rFonts w:hint="eastAsia"/>
          <w:lang w:val="en-US" w:eastAsia="zh-CN"/>
        </w:rPr>
      </w:pPr>
    </w:p>
    <w:p>
      <w:pPr>
        <w:pStyle w:val="6"/>
        <w:rPr>
          <w:ins w:id="2124" w:author="~~~~~~~~~~~~ [2]" w:date="2017-12-21T11:51:36Z"/>
          <w:rFonts w:hint="eastAsia"/>
          <w:lang w:val="en-US" w:eastAsia="zh-CN"/>
        </w:rPr>
      </w:pPr>
      <w:ins w:id="2125" w:author="~~~~~~~~~~~~ [2]" w:date="2017-12-21T11:51:36Z">
        <w:bookmarkStart w:id="166" w:name="_Toc25997"/>
        <w:r>
          <w:rPr>
            <w:rFonts w:hint="eastAsia"/>
            <w:lang w:val="en-US" w:eastAsia="zh-CN"/>
          </w:rPr>
          <w:t>订单</w:t>
        </w:r>
        <w:bookmarkEnd w:id="166"/>
      </w:ins>
    </w:p>
    <w:p>
      <w:pPr>
        <w:pStyle w:val="3"/>
        <w:rPr>
          <w:ins w:id="2126" w:author="~~~~~~~~~~~~ [2]" w:date="2017-12-21T13:52:18Z"/>
          <w:rFonts w:hint="eastAsia"/>
          <w:lang w:val="en-US" w:eastAsia="zh-CN"/>
        </w:rPr>
      </w:pPr>
      <w:ins w:id="2127" w:author="~~~~~~~~~~~~ [2]" w:date="2017-12-21T11:51:36Z">
        <w:r>
          <w:rPr>
            <w:rFonts w:hint="eastAsia"/>
            <w:lang w:val="en-US" w:eastAsia="zh-CN"/>
          </w:rPr>
          <w:t>订单主要包含</w:t>
        </w:r>
      </w:ins>
      <w:ins w:id="2128" w:author="~~~~~~~~~~~~ [2]" w:date="2017-12-21T13:52:03Z">
        <w:r>
          <w:rPr>
            <w:rFonts w:hint="eastAsia"/>
            <w:lang w:val="en-US" w:eastAsia="zh-CN"/>
          </w:rPr>
          <w:t>下单</w:t>
        </w:r>
      </w:ins>
      <w:ins w:id="2129" w:author="~~~~~~~~~~~~ [2]" w:date="2017-12-21T13:52:04Z">
        <w:r>
          <w:rPr>
            <w:rFonts w:hint="eastAsia"/>
            <w:lang w:val="en-US" w:eastAsia="zh-CN"/>
          </w:rPr>
          <w:t>、</w:t>
        </w:r>
      </w:ins>
      <w:ins w:id="2130" w:author="~~~~~~~~~~~~ [2]" w:date="2017-12-21T11:51:36Z">
        <w:r>
          <w:rPr>
            <w:rFonts w:hint="eastAsia"/>
            <w:lang w:val="en-US" w:eastAsia="zh-CN"/>
          </w:rPr>
          <w:t>订单查看、发货信息查看、付款信息查看功能。</w:t>
        </w:r>
      </w:ins>
    </w:p>
    <w:p>
      <w:pPr>
        <w:pStyle w:val="7"/>
        <w:rPr>
          <w:ins w:id="2131" w:author="~~~~~~~~~~~~ [2]" w:date="2017-12-21T13:52:18Z"/>
          <w:rFonts w:hint="eastAsia" w:eastAsia="宋体"/>
          <w:lang w:val="en-US" w:eastAsia="zh-CN"/>
        </w:rPr>
      </w:pPr>
      <w:ins w:id="2132" w:author="~~~~~~~~~~~~ [2]" w:date="2017-12-21T13:52:18Z">
        <w:r>
          <w:rPr>
            <w:rFonts w:hint="eastAsia"/>
            <w:lang w:val="en-US" w:eastAsia="zh-CN"/>
          </w:rPr>
          <w:t>下单功能</w:t>
        </w:r>
      </w:ins>
    </w:p>
    <w:p>
      <w:pPr>
        <w:pStyle w:val="3"/>
        <w:rPr>
          <w:ins w:id="2133" w:author="~~~~~~~~~~~~ [2]" w:date="2017-12-21T13:53:56Z"/>
          <w:rFonts w:hint="eastAsia"/>
          <w:lang w:val="en-US" w:eastAsia="zh-CN"/>
        </w:rPr>
      </w:pPr>
      <w:ins w:id="2134" w:author="~~~~~~~~~~~~ [2]" w:date="2017-12-21T13:52:56Z">
        <w:r>
          <w:rPr>
            <w:rFonts w:hint="eastAsia"/>
            <w:lang w:val="en-US" w:eastAsia="zh-CN"/>
          </w:rPr>
          <w:t>在</w:t>
        </w:r>
      </w:ins>
      <w:ins w:id="2135" w:author="~~~~~~~~~~~~ [2]" w:date="2017-12-21T13:52:58Z">
        <w:r>
          <w:rPr>
            <w:rFonts w:hint="eastAsia"/>
            <w:lang w:val="en-US" w:eastAsia="zh-CN"/>
          </w:rPr>
          <w:t>商品列</w:t>
        </w:r>
      </w:ins>
      <w:ins w:id="2136" w:author="~~~~~~~~~~~~ [2]" w:date="2017-12-21T13:52:59Z">
        <w:r>
          <w:rPr>
            <w:rFonts w:hint="eastAsia"/>
            <w:lang w:val="en-US" w:eastAsia="zh-CN"/>
          </w:rPr>
          <w:t>表，</w:t>
        </w:r>
      </w:ins>
      <w:ins w:id="2137" w:author="~~~~~~~~~~~~ [2]" w:date="2017-12-21T13:53:15Z">
        <w:r>
          <w:rPr>
            <w:rFonts w:hint="eastAsia"/>
            <w:lang w:val="en-US" w:eastAsia="zh-CN"/>
          </w:rPr>
          <w:t>选择</w:t>
        </w:r>
      </w:ins>
      <w:ins w:id="2138" w:author="~~~~~~~~~~~~ [2]" w:date="2017-12-21T13:53:17Z">
        <w:r>
          <w:rPr>
            <w:rFonts w:hint="eastAsia"/>
            <w:lang w:val="en-US" w:eastAsia="zh-CN"/>
          </w:rPr>
          <w:t>对应</w:t>
        </w:r>
      </w:ins>
      <w:ins w:id="2139" w:author="~~~~~~~~~~~~ [2]" w:date="2017-12-21T13:53:19Z">
        <w:r>
          <w:rPr>
            <w:rFonts w:hint="eastAsia"/>
            <w:lang w:val="en-US" w:eastAsia="zh-CN"/>
          </w:rPr>
          <w:t>厂商</w:t>
        </w:r>
      </w:ins>
      <w:ins w:id="2140" w:author="~~~~~~~~~~~~ [2]" w:date="2017-12-21T13:53:21Z">
        <w:r>
          <w:rPr>
            <w:rFonts w:hint="eastAsia"/>
            <w:lang w:val="en-US" w:eastAsia="zh-CN"/>
          </w:rPr>
          <w:t>，</w:t>
        </w:r>
      </w:ins>
      <w:ins w:id="2141" w:author="~~~~~~~~~~~~ [2]" w:date="2017-12-21T13:53:24Z">
        <w:r>
          <w:rPr>
            <w:rFonts w:hint="eastAsia"/>
            <w:lang w:val="en-US" w:eastAsia="zh-CN"/>
          </w:rPr>
          <w:t>然后</w:t>
        </w:r>
      </w:ins>
      <w:ins w:id="2142" w:author="~~~~~~~~~~~~ [2]" w:date="2017-12-21T13:53:25Z">
        <w:r>
          <w:rPr>
            <w:rFonts w:hint="eastAsia"/>
            <w:lang w:val="en-US" w:eastAsia="zh-CN"/>
          </w:rPr>
          <w:t>选择</w:t>
        </w:r>
      </w:ins>
      <w:ins w:id="2143" w:author="~~~~~~~~~~~~ [2]" w:date="2017-12-21T13:53:01Z">
        <w:r>
          <w:rPr>
            <w:rFonts w:hint="eastAsia"/>
            <w:lang w:val="en-US" w:eastAsia="zh-CN"/>
          </w:rPr>
          <w:t>商品</w:t>
        </w:r>
      </w:ins>
      <w:ins w:id="2144" w:author="~~~~~~~~~~~~ [2]" w:date="2017-12-21T13:53:02Z">
        <w:r>
          <w:rPr>
            <w:rFonts w:hint="eastAsia"/>
            <w:lang w:val="en-US" w:eastAsia="zh-CN"/>
          </w:rPr>
          <w:t>，</w:t>
        </w:r>
      </w:ins>
      <w:ins w:id="2145" w:author="~~~~~~~~~~~~ [2]" w:date="2017-12-21T13:53:04Z">
        <w:r>
          <w:rPr>
            <w:rFonts w:hint="eastAsia"/>
            <w:lang w:val="en-US" w:eastAsia="zh-CN"/>
          </w:rPr>
          <w:t>加入</w:t>
        </w:r>
      </w:ins>
      <w:ins w:id="2146" w:author="~~~~~~~~~~~~ [2]" w:date="2017-12-21T13:53:06Z">
        <w:r>
          <w:rPr>
            <w:rFonts w:hint="eastAsia"/>
            <w:lang w:val="en-US" w:eastAsia="zh-CN"/>
          </w:rPr>
          <w:t>购物车</w:t>
        </w:r>
      </w:ins>
      <w:ins w:id="2147" w:author="~~~~~~~~~~~~ [2]" w:date="2017-12-21T13:53:28Z">
        <w:r>
          <w:rPr>
            <w:rFonts w:hint="eastAsia"/>
            <w:lang w:val="en-US" w:eastAsia="zh-CN"/>
          </w:rPr>
          <w:t>，在</w:t>
        </w:r>
      </w:ins>
      <w:ins w:id="2148" w:author="~~~~~~~~~~~~ [2]" w:date="2017-12-21T13:53:30Z">
        <w:r>
          <w:rPr>
            <w:rFonts w:hint="eastAsia"/>
            <w:lang w:val="en-US" w:eastAsia="zh-CN"/>
          </w:rPr>
          <w:t>购物车</w:t>
        </w:r>
      </w:ins>
      <w:ins w:id="2149" w:author="~~~~~~~~~~~~ [2]" w:date="2017-12-21T13:53:34Z">
        <w:r>
          <w:rPr>
            <w:rFonts w:hint="eastAsia"/>
            <w:lang w:val="en-US" w:eastAsia="zh-CN"/>
          </w:rPr>
          <w:t>下单</w:t>
        </w:r>
      </w:ins>
      <w:ins w:id="2150" w:author="~~~~~~~~~~~~ [2]" w:date="2017-12-21T13:53:37Z">
        <w:r>
          <w:rPr>
            <w:rFonts w:hint="eastAsia"/>
            <w:lang w:val="en-US" w:eastAsia="zh-CN"/>
          </w:rPr>
          <w:t>。</w:t>
        </w:r>
      </w:ins>
      <w:ins w:id="2151" w:author="~~~~~~~~~~~~ [2]" w:date="2017-12-21T13:53:40Z">
        <w:r>
          <w:rPr>
            <w:rFonts w:hint="eastAsia"/>
            <w:lang w:val="en-US" w:eastAsia="zh-CN"/>
          </w:rPr>
          <w:t>下单</w:t>
        </w:r>
      </w:ins>
      <w:ins w:id="2152" w:author="~~~~~~~~~~~~ [2]" w:date="2017-12-21T13:53:41Z">
        <w:r>
          <w:rPr>
            <w:rFonts w:hint="eastAsia"/>
            <w:lang w:val="en-US" w:eastAsia="zh-CN"/>
          </w:rPr>
          <w:t>后在</w:t>
        </w:r>
      </w:ins>
      <w:ins w:id="2153" w:author="~~~~~~~~~~~~ [2]" w:date="2017-12-21T13:53:43Z">
        <w:r>
          <w:rPr>
            <w:rFonts w:hint="eastAsia"/>
            <w:lang w:val="en-US" w:eastAsia="zh-CN"/>
          </w:rPr>
          <w:t>订单</w:t>
        </w:r>
      </w:ins>
      <w:ins w:id="2154" w:author="~~~~~~~~~~~~ [2]" w:date="2017-12-21T13:53:44Z">
        <w:r>
          <w:rPr>
            <w:rFonts w:hint="eastAsia"/>
            <w:lang w:val="en-US" w:eastAsia="zh-CN"/>
          </w:rPr>
          <w:t>列表</w:t>
        </w:r>
      </w:ins>
      <w:ins w:id="2155" w:author="~~~~~~~~~~~~ [2]" w:date="2017-12-21T13:53:45Z">
        <w:r>
          <w:rPr>
            <w:rFonts w:hint="eastAsia"/>
            <w:lang w:val="en-US" w:eastAsia="zh-CN"/>
          </w:rPr>
          <w:t>可</w:t>
        </w:r>
      </w:ins>
      <w:ins w:id="2156" w:author="~~~~~~~~~~~~ [2]" w:date="2017-12-21T13:53:47Z">
        <w:r>
          <w:rPr>
            <w:rFonts w:hint="eastAsia"/>
            <w:lang w:val="en-US" w:eastAsia="zh-CN"/>
          </w:rPr>
          <w:t>查看</w:t>
        </w:r>
      </w:ins>
      <w:ins w:id="2157" w:author="~~~~~~~~~~~~ [2]" w:date="2017-12-21T13:53:49Z">
        <w:r>
          <w:rPr>
            <w:rFonts w:hint="eastAsia"/>
            <w:lang w:val="en-US" w:eastAsia="zh-CN"/>
          </w:rPr>
          <w:t>订单</w:t>
        </w:r>
      </w:ins>
      <w:ins w:id="2158" w:author="~~~~~~~~~~~~ [2]" w:date="2017-12-21T13:53:51Z">
        <w:r>
          <w:rPr>
            <w:rFonts w:hint="eastAsia"/>
            <w:lang w:val="en-US" w:eastAsia="zh-CN"/>
          </w:rPr>
          <w:t>状态</w:t>
        </w:r>
      </w:ins>
      <w:ins w:id="2159" w:author="~~~~~~~~~~~~ [2]" w:date="2017-12-21T13:53:55Z">
        <w:r>
          <w:rPr>
            <w:rFonts w:hint="eastAsia"/>
            <w:lang w:val="en-US" w:eastAsia="zh-CN"/>
          </w:rPr>
          <w:t>。</w:t>
        </w:r>
      </w:ins>
    </w:p>
    <w:p>
      <w:pPr>
        <w:pStyle w:val="3"/>
        <w:spacing w:before="157" w:after="157" w:line="240" w:lineRule="auto"/>
        <w:rPr>
          <w:ins w:id="2160" w:author="~~~~~~~~~~~~ [2]" w:date="2017-12-21T13:54:09Z"/>
        </w:rPr>
      </w:pPr>
      <w:ins w:id="2161" w:author="~~~~~~~~~~~~ [2]" w:date="2017-12-21T13:53:57Z">
        <w:r>
          <w:rPr/>
          <w:drawing>
            <wp:inline distT="0" distB="0" distL="114300" distR="114300">
              <wp:extent cx="2875915" cy="5076190"/>
              <wp:effectExtent l="0" t="0" r="635" b="10160"/>
              <wp:docPr id="9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6"/>
                      <pic:cNvPicPr>
                        <a:picLocks noChangeAspect="1"/>
                      </pic:cNvPicPr>
                    </pic:nvPicPr>
                    <pic:blipFill>
                      <a:blip r:embed="rId100"/>
                      <a:stretch>
                        <a:fillRect/>
                      </a:stretch>
                    </pic:blipFill>
                    <pic:spPr>
                      <a:xfrm>
                        <a:off x="0" y="0"/>
                        <a:ext cx="2875915" cy="5076190"/>
                      </a:xfrm>
                      <a:prstGeom prst="rect">
                        <a:avLst/>
                      </a:prstGeom>
                      <a:noFill/>
                      <a:ln w="9525">
                        <a:noFill/>
                      </a:ln>
                    </pic:spPr>
                  </pic:pic>
                </a:graphicData>
              </a:graphic>
            </wp:inline>
          </w:drawing>
        </w:r>
      </w:ins>
    </w:p>
    <w:p>
      <w:pPr>
        <w:pStyle w:val="3"/>
        <w:spacing w:before="157" w:after="157" w:line="240" w:lineRule="auto"/>
        <w:rPr>
          <w:ins w:id="2163" w:author="~~~~~~~~~~~~ [2]" w:date="2017-12-21T11:51:36Z"/>
          <w:rFonts w:hint="eastAsia"/>
          <w:lang w:val="en-US" w:eastAsia="zh-CN"/>
        </w:rPr>
      </w:pPr>
      <w:ins w:id="2164" w:author="~~~~~~~~~~~~ [2]" w:date="2017-12-21T13:54:37Z">
        <w:r>
          <w:rPr/>
          <w:drawing>
            <wp:inline distT="0" distB="0" distL="114300" distR="114300">
              <wp:extent cx="2847340" cy="4990465"/>
              <wp:effectExtent l="0" t="0" r="10160" b="635"/>
              <wp:docPr id="10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7"/>
                      <pic:cNvPicPr>
                        <a:picLocks noChangeAspect="1"/>
                      </pic:cNvPicPr>
                    </pic:nvPicPr>
                    <pic:blipFill>
                      <a:blip r:embed="rId101"/>
                      <a:stretch>
                        <a:fillRect/>
                      </a:stretch>
                    </pic:blipFill>
                    <pic:spPr>
                      <a:xfrm>
                        <a:off x="0" y="0"/>
                        <a:ext cx="2847340" cy="4990465"/>
                      </a:xfrm>
                      <a:prstGeom prst="rect">
                        <a:avLst/>
                      </a:prstGeom>
                      <a:noFill/>
                      <a:ln w="9525">
                        <a:noFill/>
                      </a:ln>
                    </pic:spPr>
                  </pic:pic>
                </a:graphicData>
              </a:graphic>
            </wp:inline>
          </w:drawing>
        </w:r>
      </w:ins>
    </w:p>
    <w:p>
      <w:pPr>
        <w:pStyle w:val="7"/>
        <w:rPr>
          <w:ins w:id="2166" w:author="~~~~~~~~~~~~ [2]" w:date="2017-12-21T11:51:36Z"/>
          <w:rFonts w:hint="eastAsia"/>
          <w:lang w:val="en-US" w:eastAsia="zh-CN"/>
        </w:rPr>
      </w:pPr>
      <w:ins w:id="2167" w:author="~~~~~~~~~~~~ [2]" w:date="2017-12-21T11:51:36Z">
        <w:r>
          <w:rPr>
            <w:rFonts w:hint="eastAsia"/>
            <w:lang w:val="en-US" w:eastAsia="zh-CN"/>
          </w:rPr>
          <w:t>订单列表</w:t>
        </w:r>
      </w:ins>
    </w:p>
    <w:p>
      <w:pPr>
        <w:pStyle w:val="3"/>
        <w:rPr>
          <w:ins w:id="2168" w:author="~~~~~~~~~~~~ [2]" w:date="2017-12-21T11:51:36Z"/>
          <w:rFonts w:hint="eastAsia"/>
          <w:lang w:val="en-US" w:eastAsia="zh-CN"/>
        </w:rPr>
      </w:pPr>
      <w:ins w:id="2169" w:author="~~~~~~~~~~~~ [2]" w:date="2017-12-21T11:51:36Z">
        <w:r>
          <w:rPr>
            <w:rFonts w:hint="eastAsia"/>
            <w:lang w:val="en-US" w:eastAsia="zh-CN"/>
          </w:rPr>
          <w:t>查看所有订单，主要显示订单基本信息及订单状态，可以根据条件进行筛选。</w:t>
        </w:r>
      </w:ins>
    </w:p>
    <w:p>
      <w:pPr>
        <w:pStyle w:val="3"/>
        <w:spacing w:before="157" w:after="157" w:line="240" w:lineRule="auto"/>
        <w:rPr>
          <w:ins w:id="2170" w:author="~~~~~~~~~~~~ [2]" w:date="2017-12-21T11:51:36Z"/>
        </w:rPr>
      </w:pPr>
      <w:ins w:id="2171" w:author="~~~~~~~~~~~~ [2]" w:date="2017-12-21T13:47:35Z">
        <w:r>
          <w:rPr/>
          <w:drawing>
            <wp:inline distT="0" distB="0" distL="114300" distR="114300">
              <wp:extent cx="2818765" cy="4999990"/>
              <wp:effectExtent l="0" t="0" r="635" b="10160"/>
              <wp:docPr id="9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5"/>
                      <pic:cNvPicPr>
                        <a:picLocks noChangeAspect="1"/>
                      </pic:cNvPicPr>
                    </pic:nvPicPr>
                    <pic:blipFill>
                      <a:blip r:embed="rId102"/>
                      <a:stretch>
                        <a:fillRect/>
                      </a:stretch>
                    </pic:blipFill>
                    <pic:spPr>
                      <a:xfrm>
                        <a:off x="0" y="0"/>
                        <a:ext cx="2818765" cy="4999990"/>
                      </a:xfrm>
                      <a:prstGeom prst="rect">
                        <a:avLst/>
                      </a:prstGeom>
                      <a:noFill/>
                      <a:ln w="9525">
                        <a:noFill/>
                      </a:ln>
                    </pic:spPr>
                  </pic:pic>
                </a:graphicData>
              </a:graphic>
            </wp:inline>
          </w:drawing>
        </w:r>
      </w:ins>
    </w:p>
    <w:p>
      <w:pPr>
        <w:pStyle w:val="3"/>
        <w:spacing w:before="157" w:after="157" w:line="240" w:lineRule="auto"/>
        <w:rPr>
          <w:ins w:id="2173" w:author="~~~~~~~~~~~~ [2]" w:date="2017-12-21T11:51:36Z"/>
        </w:rPr>
      </w:pPr>
      <w:ins w:id="2174" w:author="~~~~~~~~~~~~ [2]" w:date="2017-12-21T13:44:11Z">
        <w:r>
          <w:rPr/>
          <w:drawing>
            <wp:inline distT="0" distB="0" distL="114300" distR="114300">
              <wp:extent cx="2837815" cy="4990465"/>
              <wp:effectExtent l="0" t="0" r="635" b="635"/>
              <wp:docPr id="8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1"/>
                      <pic:cNvPicPr>
                        <a:picLocks noChangeAspect="1"/>
                      </pic:cNvPicPr>
                    </pic:nvPicPr>
                    <pic:blipFill>
                      <a:blip r:embed="rId103"/>
                      <a:stretch>
                        <a:fillRect/>
                      </a:stretch>
                    </pic:blipFill>
                    <pic:spPr>
                      <a:xfrm>
                        <a:off x="0" y="0"/>
                        <a:ext cx="2837815" cy="4990465"/>
                      </a:xfrm>
                      <a:prstGeom prst="rect">
                        <a:avLst/>
                      </a:prstGeom>
                      <a:noFill/>
                      <a:ln w="9525">
                        <a:noFill/>
                      </a:ln>
                    </pic:spPr>
                  </pic:pic>
                </a:graphicData>
              </a:graphic>
            </wp:inline>
          </w:drawing>
        </w:r>
      </w:ins>
    </w:p>
    <w:p>
      <w:pPr>
        <w:pStyle w:val="3"/>
        <w:spacing w:before="157" w:after="157" w:line="240" w:lineRule="auto"/>
        <w:rPr>
          <w:ins w:id="2176" w:author="~~~~~~~~~~~~ [2]" w:date="2017-12-21T11:51:36Z"/>
          <w:rFonts w:hint="eastAsia"/>
          <w:lang w:val="en-US" w:eastAsia="zh-CN"/>
        </w:rPr>
      </w:pPr>
    </w:p>
    <w:p>
      <w:pPr>
        <w:pStyle w:val="7"/>
        <w:rPr>
          <w:ins w:id="2177" w:author="~~~~~~~~~~~~ [2]" w:date="2017-12-21T11:51:36Z"/>
          <w:rFonts w:hint="eastAsia"/>
          <w:lang w:val="en-US" w:eastAsia="zh-CN"/>
        </w:rPr>
      </w:pPr>
      <w:ins w:id="2178" w:author="~~~~~~~~~~~~ [2]" w:date="2017-12-21T11:51:36Z">
        <w:r>
          <w:rPr>
            <w:rFonts w:hint="eastAsia"/>
            <w:lang w:val="en-US" w:eastAsia="zh-CN"/>
          </w:rPr>
          <w:t>订单详情页面</w:t>
        </w:r>
      </w:ins>
    </w:p>
    <w:p>
      <w:pPr>
        <w:pStyle w:val="3"/>
        <w:rPr>
          <w:ins w:id="2179" w:author="~~~~~~~~~~~~ [2]" w:date="2017-12-21T11:51:36Z"/>
          <w:rFonts w:hint="eastAsia"/>
          <w:lang w:val="en-US" w:eastAsia="zh-CN"/>
        </w:rPr>
      </w:pPr>
      <w:ins w:id="2180" w:author="~~~~~~~~~~~~ [2]" w:date="2017-12-21T11:51:36Z">
        <w:r>
          <w:rPr>
            <w:rFonts w:hint="eastAsia"/>
            <w:lang w:val="en-US" w:eastAsia="zh-CN"/>
          </w:rPr>
          <w:t>显示订单详细信息，包括发货信息、</w:t>
        </w:r>
      </w:ins>
      <w:ins w:id="2181" w:author="~~~~~~~~~~~~ [2]" w:date="2017-12-21T13:44:44Z">
        <w:r>
          <w:rPr>
            <w:rFonts w:hint="eastAsia"/>
            <w:lang w:val="en-US" w:eastAsia="zh-CN"/>
          </w:rPr>
          <w:t>付款</w:t>
        </w:r>
      </w:ins>
      <w:ins w:id="2182" w:author="~~~~~~~~~~~~ [2]" w:date="2017-12-21T11:51:36Z">
        <w:r>
          <w:rPr>
            <w:rFonts w:hint="eastAsia"/>
            <w:lang w:val="en-US" w:eastAsia="zh-CN"/>
          </w:rPr>
          <w:t>信息查看、订单</w:t>
        </w:r>
      </w:ins>
      <w:ins w:id="2183" w:author="~~~~~~~~~~~~ [2]" w:date="2017-12-21T13:44:48Z">
        <w:r>
          <w:rPr>
            <w:rFonts w:hint="eastAsia"/>
            <w:lang w:val="en-US" w:eastAsia="zh-CN"/>
          </w:rPr>
          <w:t>付款</w:t>
        </w:r>
      </w:ins>
      <w:ins w:id="2184" w:author="~~~~~~~~~~~~ [2]" w:date="2017-12-21T11:51:36Z">
        <w:r>
          <w:rPr>
            <w:rFonts w:hint="eastAsia"/>
            <w:lang w:val="en-US" w:eastAsia="zh-CN"/>
          </w:rPr>
          <w:t>等功能。</w:t>
        </w:r>
      </w:ins>
    </w:p>
    <w:p>
      <w:pPr>
        <w:pStyle w:val="3"/>
        <w:rPr>
          <w:ins w:id="2185" w:author="~~~~~~~~~~~~ [2]" w:date="2017-12-21T11:51:36Z"/>
          <w:rFonts w:hint="eastAsia"/>
          <w:lang w:val="en-US" w:eastAsia="zh-CN"/>
        </w:rPr>
      </w:pPr>
      <w:ins w:id="2186" w:author="~~~~~~~~~~~~ [2]" w:date="2017-12-21T11:51:36Z">
        <w:r>
          <w:rPr>
            <w:rFonts w:hint="eastAsia"/>
            <w:lang w:val="en-US" w:eastAsia="zh-CN"/>
          </w:rPr>
          <w:t>【订单详细信息】</w:t>
        </w:r>
      </w:ins>
    </w:p>
    <w:p>
      <w:pPr>
        <w:pStyle w:val="3"/>
        <w:rPr>
          <w:ins w:id="2187" w:author="~~~~~~~~~~~~ [2]" w:date="2017-12-21T11:51:36Z"/>
          <w:rFonts w:hint="eastAsia"/>
          <w:lang w:val="en-US" w:eastAsia="zh-CN"/>
        </w:rPr>
      </w:pPr>
    </w:p>
    <w:p>
      <w:pPr>
        <w:pStyle w:val="3"/>
        <w:rPr>
          <w:ins w:id="2188" w:author="~~~~~~~~~~~~ [2]" w:date="2017-12-21T11:51:36Z"/>
          <w:rFonts w:hint="eastAsia"/>
          <w:lang w:val="en-US" w:eastAsia="zh-CN"/>
        </w:rPr>
      </w:pPr>
    </w:p>
    <w:p>
      <w:pPr>
        <w:pStyle w:val="3"/>
        <w:spacing w:before="157" w:after="157" w:line="240" w:lineRule="auto"/>
        <w:rPr>
          <w:ins w:id="2189" w:author="~~~~~~~~~~~~ [2]" w:date="2017-12-21T11:51:36Z"/>
          <w:rFonts w:hint="eastAsia"/>
          <w:lang w:val="en-US" w:eastAsia="zh-CN"/>
        </w:rPr>
      </w:pPr>
      <w:ins w:id="2190" w:author="~~~~~~~~~~~~ [2]" w:date="2017-12-21T13:44:53Z">
        <w:r>
          <w:rPr/>
          <w:drawing>
            <wp:inline distT="0" distB="0" distL="114300" distR="114300">
              <wp:extent cx="2799715" cy="4980940"/>
              <wp:effectExtent l="0" t="0" r="635" b="10160"/>
              <wp:docPr id="9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2"/>
                      <pic:cNvPicPr>
                        <a:picLocks noChangeAspect="1"/>
                      </pic:cNvPicPr>
                    </pic:nvPicPr>
                    <pic:blipFill>
                      <a:blip r:embed="rId104"/>
                      <a:stretch>
                        <a:fillRect/>
                      </a:stretch>
                    </pic:blipFill>
                    <pic:spPr>
                      <a:xfrm>
                        <a:off x="0" y="0"/>
                        <a:ext cx="2799715" cy="4980940"/>
                      </a:xfrm>
                      <a:prstGeom prst="rect">
                        <a:avLst/>
                      </a:prstGeom>
                      <a:noFill/>
                      <a:ln w="9525">
                        <a:noFill/>
                      </a:ln>
                    </pic:spPr>
                  </pic:pic>
                </a:graphicData>
              </a:graphic>
            </wp:inline>
          </w:drawing>
        </w:r>
      </w:ins>
    </w:p>
    <w:p>
      <w:pPr>
        <w:pStyle w:val="3"/>
        <w:rPr>
          <w:ins w:id="2192" w:author="~~~~~~~~~~~~ [2]" w:date="2017-12-21T13:45:51Z"/>
          <w:rFonts w:hint="eastAsia"/>
          <w:lang w:val="en-US" w:eastAsia="zh-CN"/>
        </w:rPr>
      </w:pPr>
      <w:ins w:id="2193" w:author="~~~~~~~~~~~~ [2]" w:date="2017-12-21T11:51:36Z">
        <w:r>
          <w:rPr>
            <w:rFonts w:hint="eastAsia"/>
            <w:lang w:val="en-US" w:eastAsia="zh-CN"/>
          </w:rPr>
          <w:t>【发货信息查看】</w:t>
        </w:r>
      </w:ins>
    </w:p>
    <w:p>
      <w:pPr>
        <w:pStyle w:val="3"/>
        <w:spacing w:before="157" w:after="157" w:line="240" w:lineRule="auto"/>
        <w:rPr>
          <w:ins w:id="2194" w:author="~~~~~~~~~~~~ [2]" w:date="2017-12-21T13:45:54Z"/>
          <w:rFonts w:hint="eastAsia"/>
          <w:lang w:val="en-US" w:eastAsia="zh-CN"/>
        </w:rPr>
      </w:pPr>
      <w:ins w:id="2195" w:author="~~~~~~~~~~~~ [2]" w:date="2017-12-21T13:45:55Z">
        <w:r>
          <w:rPr/>
          <w:drawing>
            <wp:inline distT="0" distB="0" distL="114300" distR="114300">
              <wp:extent cx="2828290" cy="5028565"/>
              <wp:effectExtent l="0" t="0" r="10160" b="635"/>
              <wp:docPr id="9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4"/>
                      <pic:cNvPicPr>
                        <a:picLocks noChangeAspect="1"/>
                      </pic:cNvPicPr>
                    </pic:nvPicPr>
                    <pic:blipFill>
                      <a:blip r:embed="rId105"/>
                      <a:stretch>
                        <a:fillRect/>
                      </a:stretch>
                    </pic:blipFill>
                    <pic:spPr>
                      <a:xfrm>
                        <a:off x="0" y="0"/>
                        <a:ext cx="2828290" cy="5028565"/>
                      </a:xfrm>
                      <a:prstGeom prst="rect">
                        <a:avLst/>
                      </a:prstGeom>
                      <a:noFill/>
                      <a:ln w="9525">
                        <a:noFill/>
                      </a:ln>
                    </pic:spPr>
                  </pic:pic>
                </a:graphicData>
              </a:graphic>
            </wp:inline>
          </w:drawing>
        </w:r>
      </w:ins>
    </w:p>
    <w:p>
      <w:pPr>
        <w:pStyle w:val="3"/>
        <w:rPr>
          <w:ins w:id="2197" w:author="~~~~~~~~~~~~ [2]" w:date="2017-12-21T11:51:36Z"/>
          <w:rFonts w:hint="eastAsia"/>
          <w:lang w:val="en-US" w:eastAsia="zh-CN"/>
        </w:rPr>
      </w:pPr>
      <w:ins w:id="2198" w:author="~~~~~~~~~~~~ [2]" w:date="2017-12-21T11:51:36Z">
        <w:r>
          <w:rPr>
            <w:rFonts w:hint="eastAsia"/>
            <w:lang w:val="en-US" w:eastAsia="zh-CN"/>
          </w:rPr>
          <w:t>【</w:t>
        </w:r>
      </w:ins>
      <w:ins w:id="2199" w:author="~~~~~~~~~~~~ [2]" w:date="2017-12-21T13:46:34Z">
        <w:r>
          <w:rPr>
            <w:rFonts w:hint="eastAsia"/>
            <w:lang w:val="en-US" w:eastAsia="zh-CN"/>
          </w:rPr>
          <w:t>付款</w:t>
        </w:r>
      </w:ins>
      <w:ins w:id="2200" w:author="~~~~~~~~~~~~ [2]" w:date="2017-12-21T11:51:36Z">
        <w:r>
          <w:rPr>
            <w:rFonts w:hint="eastAsia"/>
            <w:lang w:val="en-US" w:eastAsia="zh-CN"/>
          </w:rPr>
          <w:t>信息查看】</w:t>
        </w:r>
      </w:ins>
    </w:p>
    <w:p>
      <w:pPr>
        <w:pStyle w:val="3"/>
        <w:spacing w:before="157" w:after="157" w:line="240" w:lineRule="auto"/>
        <w:rPr>
          <w:ins w:id="2201" w:author="~~~~~~~~~~~~ [2]" w:date="2017-12-21T14:11:46Z"/>
        </w:rPr>
      </w:pPr>
      <w:ins w:id="2202" w:author="~~~~~~~~~~~~ [2]" w:date="2017-12-21T11:51:36Z">
        <w:r>
          <w:rPr/>
          <w:drawing>
            <wp:inline distT="0" distB="0" distL="114300" distR="114300">
              <wp:extent cx="2837815" cy="4980940"/>
              <wp:effectExtent l="0" t="0" r="635" b="10160"/>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pic:cNvPicPr>
                        <a:picLocks noChangeAspect="1"/>
                      </pic:cNvPicPr>
                    </pic:nvPicPr>
                    <pic:blipFill>
                      <a:blip r:embed="rId83"/>
                      <a:stretch>
                        <a:fillRect/>
                      </a:stretch>
                    </pic:blipFill>
                    <pic:spPr>
                      <a:xfrm>
                        <a:off x="0" y="0"/>
                        <a:ext cx="2837815" cy="4980940"/>
                      </a:xfrm>
                      <a:prstGeom prst="rect">
                        <a:avLst/>
                      </a:prstGeom>
                      <a:noFill/>
                      <a:ln w="9525">
                        <a:noFill/>
                      </a:ln>
                    </pic:spPr>
                  </pic:pic>
                </a:graphicData>
              </a:graphic>
            </wp:inline>
          </w:drawing>
        </w:r>
      </w:ins>
    </w:p>
    <w:p>
      <w:pPr>
        <w:pStyle w:val="7"/>
        <w:rPr>
          <w:ins w:id="2204" w:author="~~~~~~~~~~~~ [2]" w:date="2017-12-21T14:12:04Z"/>
          <w:rFonts w:hint="eastAsia" w:eastAsia="宋体"/>
          <w:lang w:eastAsia="zh-CN"/>
        </w:rPr>
      </w:pPr>
      <w:ins w:id="2205" w:author="~~~~~~~~~~~~ [2]" w:date="2017-12-21T14:11:48Z">
        <w:r>
          <w:rPr>
            <w:rFonts w:hint="eastAsia"/>
            <w:lang w:eastAsia="zh-CN"/>
          </w:rPr>
          <w:t>订单</w:t>
        </w:r>
      </w:ins>
      <w:ins w:id="2206" w:author="~~~~~~~~~~~~ [2]" w:date="2017-12-21T14:11:50Z">
        <w:r>
          <w:rPr>
            <w:rFonts w:hint="eastAsia"/>
            <w:lang w:eastAsia="zh-CN"/>
          </w:rPr>
          <w:t>支付</w:t>
        </w:r>
      </w:ins>
    </w:p>
    <w:p>
      <w:pPr>
        <w:pStyle w:val="3"/>
        <w:rPr>
          <w:ins w:id="2207" w:author="~~~~~~~~~~~~ [2]" w:date="2017-12-21T14:21:05Z"/>
          <w:rFonts w:hint="eastAsia"/>
          <w:lang w:eastAsia="zh-CN"/>
        </w:rPr>
      </w:pPr>
      <w:ins w:id="2208" w:author="~~~~~~~~~~~~ [2]" w:date="2017-12-21T14:12:05Z">
        <w:r>
          <w:rPr>
            <w:rFonts w:hint="eastAsia"/>
            <w:lang w:eastAsia="zh-CN"/>
          </w:rPr>
          <w:t>对</w:t>
        </w:r>
      </w:ins>
      <w:ins w:id="2209" w:author="~~~~~~~~~~~~ [2]" w:date="2017-12-21T14:12:06Z">
        <w:r>
          <w:rPr>
            <w:rFonts w:hint="eastAsia"/>
            <w:lang w:eastAsia="zh-CN"/>
          </w:rPr>
          <w:t>订单</w:t>
        </w:r>
      </w:ins>
      <w:ins w:id="2210" w:author="~~~~~~~~~~~~ [2]" w:date="2017-12-21T14:12:07Z">
        <w:r>
          <w:rPr>
            <w:rFonts w:hint="eastAsia"/>
            <w:lang w:eastAsia="zh-CN"/>
          </w:rPr>
          <w:t>进行</w:t>
        </w:r>
      </w:ins>
      <w:ins w:id="2211" w:author="~~~~~~~~~~~~ [2]" w:date="2017-12-21T14:12:08Z">
        <w:r>
          <w:rPr>
            <w:rFonts w:hint="eastAsia"/>
            <w:lang w:eastAsia="zh-CN"/>
          </w:rPr>
          <w:t>支付，</w:t>
        </w:r>
      </w:ins>
      <w:ins w:id="2212" w:author="~~~~~~~~~~~~ [2]" w:date="2017-12-21T14:19:26Z">
        <w:r>
          <w:rPr>
            <w:rFonts w:hint="eastAsia"/>
            <w:lang w:eastAsia="zh-CN"/>
          </w:rPr>
          <w:t>在</w:t>
        </w:r>
      </w:ins>
      <w:ins w:id="2213" w:author="~~~~~~~~~~~~ [2]" w:date="2017-12-21T14:19:28Z">
        <w:r>
          <w:rPr>
            <w:rFonts w:hint="eastAsia"/>
            <w:lang w:eastAsia="zh-CN"/>
          </w:rPr>
          <w:t>订单</w:t>
        </w:r>
      </w:ins>
      <w:ins w:id="2214" w:author="~~~~~~~~~~~~ [2]" w:date="2017-12-21T14:19:30Z">
        <w:r>
          <w:rPr>
            <w:rFonts w:hint="eastAsia"/>
            <w:lang w:eastAsia="zh-CN"/>
          </w:rPr>
          <w:t>详情</w:t>
        </w:r>
      </w:ins>
      <w:ins w:id="2215" w:author="~~~~~~~~~~~~ [2]" w:date="2017-12-21T14:19:31Z">
        <w:r>
          <w:rPr>
            <w:rFonts w:hint="eastAsia"/>
            <w:lang w:eastAsia="zh-CN"/>
          </w:rPr>
          <w:t>进行</w:t>
        </w:r>
      </w:ins>
      <w:ins w:id="2216" w:author="~~~~~~~~~~~~ [2]" w:date="2017-12-21T14:19:34Z">
        <w:r>
          <w:rPr>
            <w:rFonts w:hint="eastAsia"/>
            <w:lang w:eastAsia="zh-CN"/>
          </w:rPr>
          <w:t>付款</w:t>
        </w:r>
      </w:ins>
      <w:ins w:id="2217" w:author="~~~~~~~~~~~~ [2]" w:date="2017-12-21T14:19:35Z">
        <w:r>
          <w:rPr>
            <w:rFonts w:hint="eastAsia"/>
            <w:lang w:eastAsia="zh-CN"/>
          </w:rPr>
          <w:t>，</w:t>
        </w:r>
      </w:ins>
      <w:ins w:id="2218" w:author="~~~~~~~~~~~~ [2]" w:date="2017-12-21T14:19:36Z">
        <w:r>
          <w:rPr>
            <w:rFonts w:hint="eastAsia"/>
            <w:lang w:eastAsia="zh-CN"/>
          </w:rPr>
          <w:t>支持</w:t>
        </w:r>
      </w:ins>
      <w:ins w:id="2219" w:author="~~~~~~~~~~~~ [2]" w:date="2017-12-21T14:19:38Z">
        <w:r>
          <w:rPr>
            <w:rFonts w:hint="eastAsia"/>
            <w:lang w:eastAsia="zh-CN"/>
          </w:rPr>
          <w:t>网银</w:t>
        </w:r>
      </w:ins>
      <w:ins w:id="2220" w:author="~~~~~~~~~~~~ [2]" w:date="2017-12-21T14:19:40Z">
        <w:r>
          <w:rPr>
            <w:rFonts w:hint="eastAsia"/>
            <w:lang w:eastAsia="zh-CN"/>
          </w:rPr>
          <w:t>快捷</w:t>
        </w:r>
      </w:ins>
      <w:ins w:id="2221" w:author="~~~~~~~~~~~~ [2]" w:date="2017-12-21T14:19:41Z">
        <w:r>
          <w:rPr>
            <w:rFonts w:hint="eastAsia"/>
            <w:lang w:eastAsia="zh-CN"/>
          </w:rPr>
          <w:t>支付和</w:t>
        </w:r>
      </w:ins>
      <w:ins w:id="2222" w:author="~~~~~~~~~~~~ [2]" w:date="2017-12-21T14:19:44Z">
        <w:r>
          <w:rPr>
            <w:rFonts w:hint="eastAsia"/>
            <w:lang w:eastAsia="zh-CN"/>
          </w:rPr>
          <w:t>支付宝</w:t>
        </w:r>
      </w:ins>
      <w:ins w:id="2223" w:author="~~~~~~~~~~~~ [2]" w:date="2017-12-21T14:19:45Z">
        <w:r>
          <w:rPr>
            <w:rFonts w:hint="eastAsia"/>
            <w:lang w:eastAsia="zh-CN"/>
          </w:rPr>
          <w:t>支付</w:t>
        </w:r>
      </w:ins>
      <w:ins w:id="2224" w:author="~~~~~~~~~~~~ [2]" w:date="2017-12-21T14:19:46Z">
        <w:r>
          <w:rPr>
            <w:rFonts w:hint="eastAsia"/>
            <w:lang w:eastAsia="zh-CN"/>
          </w:rPr>
          <w:t>。</w:t>
        </w:r>
      </w:ins>
    </w:p>
    <w:p>
      <w:pPr>
        <w:pStyle w:val="3"/>
        <w:rPr>
          <w:ins w:id="2225" w:author="~~~~~~~~~~~~ [2]" w:date="2017-12-21T14:21:06Z"/>
          <w:rFonts w:hint="eastAsia"/>
          <w:lang w:eastAsia="zh-CN"/>
        </w:rPr>
      </w:pPr>
    </w:p>
    <w:p>
      <w:pPr>
        <w:pStyle w:val="3"/>
        <w:spacing w:before="157" w:after="157" w:line="240" w:lineRule="auto"/>
        <w:rPr>
          <w:ins w:id="2226" w:author="~~~~~~~~~~~~ [2]" w:date="2017-12-21T14:21:06Z"/>
          <w:rFonts w:hint="eastAsia"/>
          <w:lang w:eastAsia="zh-CN"/>
        </w:rPr>
      </w:pPr>
      <w:ins w:id="2227" w:author="~~~~~~~~~~~~ [2]" w:date="2017-12-21T14:35:36Z">
        <w:r>
          <w:rPr/>
          <w:drawing>
            <wp:inline distT="0" distB="0" distL="114300" distR="114300">
              <wp:extent cx="2809240" cy="4971415"/>
              <wp:effectExtent l="0" t="0" r="10160" b="635"/>
              <wp:docPr id="12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48"/>
                      <pic:cNvPicPr>
                        <a:picLocks noChangeAspect="1"/>
                      </pic:cNvPicPr>
                    </pic:nvPicPr>
                    <pic:blipFill>
                      <a:blip r:embed="rId106"/>
                      <a:stretch>
                        <a:fillRect/>
                      </a:stretch>
                    </pic:blipFill>
                    <pic:spPr>
                      <a:xfrm>
                        <a:off x="0" y="0"/>
                        <a:ext cx="2809240" cy="4971415"/>
                      </a:xfrm>
                      <a:prstGeom prst="rect">
                        <a:avLst/>
                      </a:prstGeom>
                      <a:noFill/>
                      <a:ln w="9525">
                        <a:noFill/>
                      </a:ln>
                    </pic:spPr>
                  </pic:pic>
                </a:graphicData>
              </a:graphic>
            </wp:inline>
          </w:drawing>
        </w:r>
      </w:ins>
    </w:p>
    <w:p>
      <w:pPr>
        <w:pStyle w:val="3"/>
        <w:rPr>
          <w:ins w:id="2229" w:author="~~~~~~~~~~~~ [2]" w:date="2017-12-21T14:21:07Z"/>
          <w:rFonts w:hint="eastAsia"/>
          <w:lang w:eastAsia="zh-CN"/>
        </w:rPr>
      </w:pPr>
    </w:p>
    <w:p>
      <w:pPr>
        <w:pStyle w:val="3"/>
        <w:tabs>
          <w:tab w:val="left" w:pos="6588"/>
        </w:tabs>
        <w:spacing w:before="157" w:after="157" w:line="240" w:lineRule="auto"/>
        <w:rPr>
          <w:ins w:id="2230" w:author="~~~~~~~~~~~~ [2]" w:date="2017-12-21T14:21:07Z"/>
          <w:rFonts w:hint="eastAsia"/>
          <w:lang w:eastAsia="zh-CN"/>
        </w:rPr>
      </w:pPr>
      <w:ins w:id="2231" w:author="~~~~~~~~~~~~ [2]" w:date="2017-12-21T14:33:11Z">
        <w:r>
          <w:rPr>
            <w:rFonts w:hint="eastAsia"/>
            <w:lang w:eastAsia="zh-CN"/>
          </w:rPr>
          <w:drawing>
            <wp:inline distT="0" distB="0" distL="114300" distR="114300">
              <wp:extent cx="2797810" cy="4625975"/>
              <wp:effectExtent l="0" t="0" r="2540" b="3175"/>
              <wp:docPr id="127" name="图片 127" descr="35771582040377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357715820403779279"/>
                      <pic:cNvPicPr>
                        <a:picLocks noChangeAspect="1"/>
                      </pic:cNvPicPr>
                    </pic:nvPicPr>
                    <pic:blipFill>
                      <a:blip r:embed="rId107"/>
                      <a:srcRect b="7020"/>
                      <a:stretch>
                        <a:fillRect/>
                      </a:stretch>
                    </pic:blipFill>
                    <pic:spPr>
                      <a:xfrm>
                        <a:off x="0" y="0"/>
                        <a:ext cx="2797810" cy="4625975"/>
                      </a:xfrm>
                      <a:prstGeom prst="rect">
                        <a:avLst/>
                      </a:prstGeom>
                    </pic:spPr>
                  </pic:pic>
                </a:graphicData>
              </a:graphic>
            </wp:inline>
          </w:drawing>
        </w:r>
      </w:ins>
      <w:ins w:id="2233" w:author="~~~~~~~~~~~~ [2]" w:date="2017-12-21T14:34:03Z">
        <w:r>
          <w:rPr>
            <w:rFonts w:hint="eastAsia"/>
            <w:lang w:eastAsia="zh-CN"/>
          </w:rPr>
          <w:tab/>
        </w:r>
      </w:ins>
    </w:p>
    <w:p>
      <w:pPr>
        <w:pStyle w:val="6"/>
        <w:rPr>
          <w:ins w:id="2234" w:author="~~~~~~~~~~~~ [2]" w:date="2017-12-21T11:51:36Z"/>
          <w:rFonts w:hint="eastAsia"/>
          <w:lang w:eastAsia="zh-CN"/>
        </w:rPr>
      </w:pPr>
      <w:ins w:id="2235" w:author="~~~~~~~~~~~~ [2]" w:date="2017-12-21T11:51:36Z">
        <w:bookmarkStart w:id="167" w:name="_Toc26293"/>
        <w:r>
          <w:rPr>
            <w:rFonts w:hint="eastAsia"/>
            <w:lang w:eastAsia="zh-CN"/>
          </w:rPr>
          <w:t>消息</w:t>
        </w:r>
        <w:bookmarkEnd w:id="167"/>
      </w:ins>
    </w:p>
    <w:p>
      <w:pPr>
        <w:pStyle w:val="3"/>
        <w:rPr>
          <w:ins w:id="2236" w:author="~~~~~~~~~~~~ [2]" w:date="2017-12-21T11:51:36Z"/>
          <w:rFonts w:hint="eastAsia"/>
          <w:lang w:eastAsia="zh-CN"/>
        </w:rPr>
      </w:pPr>
      <w:ins w:id="2237" w:author="~~~~~~~~~~~~ [2]" w:date="2017-12-21T11:51:36Z">
        <w:r>
          <w:rPr>
            <w:rFonts w:hint="eastAsia"/>
            <w:lang w:eastAsia="zh-CN"/>
          </w:rPr>
          <w:t>显示厂商发布的所有消息，包括新闻资讯、最新促销、最新通知等消息。</w:t>
        </w:r>
      </w:ins>
    </w:p>
    <w:p>
      <w:pPr>
        <w:pStyle w:val="3"/>
        <w:rPr>
          <w:ins w:id="2238" w:author="~~~~~~~~~~~~ [2]" w:date="2017-12-21T11:51:36Z"/>
          <w:rFonts w:hint="eastAsia"/>
          <w:lang w:eastAsia="zh-CN"/>
        </w:rPr>
      </w:pPr>
      <w:ins w:id="2239" w:author="~~~~~~~~~~~~ [2]" w:date="2017-12-21T11:51:36Z">
        <w:r>
          <w:rPr>
            <w:rFonts w:hint="eastAsia"/>
            <w:lang w:eastAsia="zh-CN"/>
          </w:rPr>
          <w:t>【消息列表】</w:t>
        </w:r>
      </w:ins>
    </w:p>
    <w:p>
      <w:pPr>
        <w:pStyle w:val="3"/>
        <w:spacing w:before="157" w:after="157" w:line="240" w:lineRule="auto"/>
        <w:rPr>
          <w:ins w:id="2240" w:author="~~~~~~~~~~~~ [2]" w:date="2017-12-21T11:51:36Z"/>
          <w:rFonts w:hint="eastAsia"/>
          <w:lang w:val="en-US" w:eastAsia="zh-CN"/>
        </w:rPr>
      </w:pPr>
      <w:ins w:id="2241" w:author="~~~~~~~~~~~~ [2]" w:date="2017-12-21T13:59:09Z">
        <w:r>
          <w:rPr/>
          <w:drawing>
            <wp:inline distT="0" distB="0" distL="114300" distR="114300">
              <wp:extent cx="2847340" cy="5047615"/>
              <wp:effectExtent l="0" t="0" r="10160" b="635"/>
              <wp:docPr id="10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1"/>
                      <pic:cNvPicPr>
                        <a:picLocks noChangeAspect="1"/>
                      </pic:cNvPicPr>
                    </pic:nvPicPr>
                    <pic:blipFill>
                      <a:blip r:embed="rId108"/>
                      <a:stretch>
                        <a:fillRect/>
                      </a:stretch>
                    </pic:blipFill>
                    <pic:spPr>
                      <a:xfrm>
                        <a:off x="0" y="0"/>
                        <a:ext cx="2847340" cy="5047615"/>
                      </a:xfrm>
                      <a:prstGeom prst="rect">
                        <a:avLst/>
                      </a:prstGeom>
                      <a:noFill/>
                      <a:ln w="9525">
                        <a:noFill/>
                      </a:ln>
                    </pic:spPr>
                  </pic:pic>
                </a:graphicData>
              </a:graphic>
            </wp:inline>
          </w:drawing>
        </w:r>
      </w:ins>
    </w:p>
    <w:p>
      <w:pPr>
        <w:pStyle w:val="3"/>
        <w:rPr>
          <w:ins w:id="2243" w:author="~~~~~~~~~~~~ [2]" w:date="2017-12-21T11:51:36Z"/>
          <w:rFonts w:hint="eastAsia"/>
          <w:lang w:eastAsia="zh-CN"/>
        </w:rPr>
      </w:pPr>
      <w:ins w:id="2244" w:author="~~~~~~~~~~~~ [2]" w:date="2017-12-21T11:51:36Z">
        <w:r>
          <w:rPr>
            <w:rFonts w:hint="eastAsia"/>
            <w:lang w:eastAsia="zh-CN"/>
          </w:rPr>
          <w:t>【消息详情】显示具体信息的详细信息</w:t>
        </w:r>
      </w:ins>
    </w:p>
    <w:p>
      <w:pPr>
        <w:pStyle w:val="3"/>
        <w:spacing w:before="157" w:after="157" w:line="240" w:lineRule="auto"/>
        <w:rPr>
          <w:ins w:id="2245" w:author="~~~~~~~~~~~~ [2]" w:date="2017-12-21T11:51:36Z"/>
          <w:rFonts w:hint="eastAsia"/>
          <w:lang w:eastAsia="zh-CN"/>
        </w:rPr>
      </w:pPr>
      <w:ins w:id="2246" w:author="~~~~~~~~~~~~ [2]" w:date="2017-12-21T13:59:21Z">
        <w:r>
          <w:rPr/>
          <w:drawing>
            <wp:inline distT="0" distB="0" distL="114300" distR="114300">
              <wp:extent cx="2875915" cy="5019040"/>
              <wp:effectExtent l="0" t="0" r="635" b="10160"/>
              <wp:docPr id="12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42"/>
                      <pic:cNvPicPr>
                        <a:picLocks noChangeAspect="1"/>
                      </pic:cNvPicPr>
                    </pic:nvPicPr>
                    <pic:blipFill>
                      <a:blip r:embed="rId109"/>
                      <a:stretch>
                        <a:fillRect/>
                      </a:stretch>
                    </pic:blipFill>
                    <pic:spPr>
                      <a:xfrm>
                        <a:off x="0" y="0"/>
                        <a:ext cx="2875915" cy="5019040"/>
                      </a:xfrm>
                      <a:prstGeom prst="rect">
                        <a:avLst/>
                      </a:prstGeom>
                      <a:noFill/>
                      <a:ln w="9525">
                        <a:noFill/>
                      </a:ln>
                    </pic:spPr>
                  </pic:pic>
                </a:graphicData>
              </a:graphic>
            </wp:inline>
          </w:drawing>
        </w:r>
      </w:ins>
    </w:p>
    <w:p>
      <w:pPr>
        <w:pStyle w:val="6"/>
        <w:rPr>
          <w:ins w:id="2248" w:author="~~~~~~~~~~~~ [2]" w:date="2017-12-21T11:51:36Z"/>
          <w:rFonts w:hint="eastAsia" w:eastAsia="宋体"/>
          <w:lang w:eastAsia="zh-CN"/>
        </w:rPr>
      </w:pPr>
      <w:ins w:id="2249" w:author="~~~~~~~~~~~~ [2]" w:date="2017-12-21T13:59:33Z">
        <w:bookmarkStart w:id="168" w:name="_Toc6565"/>
        <w:r>
          <w:rPr>
            <w:rFonts w:hint="eastAsia"/>
            <w:lang w:eastAsia="zh-CN"/>
          </w:rPr>
          <w:t>个人</w:t>
        </w:r>
      </w:ins>
      <w:ins w:id="2250" w:author="~~~~~~~~~~~~ [2]" w:date="2017-12-21T13:59:34Z">
        <w:r>
          <w:rPr>
            <w:rFonts w:hint="eastAsia"/>
            <w:lang w:eastAsia="zh-CN"/>
          </w:rPr>
          <w:t>中心</w:t>
        </w:r>
        <w:bookmarkEnd w:id="168"/>
      </w:ins>
    </w:p>
    <w:p>
      <w:pPr>
        <w:pStyle w:val="3"/>
        <w:rPr>
          <w:ins w:id="2251" w:author="~~~~~~~~~~~~ [2]" w:date="2017-12-21T11:51:36Z"/>
          <w:rFonts w:hint="eastAsia"/>
          <w:lang w:eastAsia="zh-CN"/>
        </w:rPr>
      </w:pPr>
      <w:ins w:id="2252" w:author="~~~~~~~~~~~~ [2]" w:date="2017-12-21T11:51:36Z">
        <w:r>
          <w:rPr>
            <w:rFonts w:hint="eastAsia"/>
            <w:lang w:eastAsia="zh-CN"/>
          </w:rPr>
          <w:t>包括账号信息、</w:t>
        </w:r>
      </w:ins>
      <w:ins w:id="2253" w:author="~~~~~~~~~~~~ [2]" w:date="2017-12-21T14:01:17Z">
        <w:r>
          <w:rPr>
            <w:rFonts w:hint="eastAsia"/>
            <w:lang w:eastAsia="zh-CN"/>
          </w:rPr>
          <w:t>收货地址</w:t>
        </w:r>
      </w:ins>
      <w:ins w:id="2254" w:author="~~~~~~~~~~~~ [2]" w:date="2017-12-21T11:51:36Z">
        <w:r>
          <w:rPr>
            <w:rFonts w:hint="eastAsia"/>
            <w:lang w:eastAsia="zh-CN"/>
          </w:rPr>
          <w:t>、收款账号信息查看功能和密码修改功能。</w:t>
        </w:r>
      </w:ins>
    </w:p>
    <w:p>
      <w:pPr>
        <w:pStyle w:val="3"/>
        <w:rPr>
          <w:ins w:id="2255" w:author="~~~~~~~~~~~~ [2]" w:date="2017-12-21T11:51:36Z"/>
          <w:rFonts w:hint="eastAsia"/>
          <w:lang w:eastAsia="zh-CN"/>
        </w:rPr>
      </w:pPr>
    </w:p>
    <w:p>
      <w:pPr>
        <w:pStyle w:val="3"/>
        <w:rPr>
          <w:ins w:id="2256" w:author="~~~~~~~~~~~~ [2]" w:date="2017-12-21T11:51:36Z"/>
          <w:rFonts w:hint="eastAsia"/>
          <w:lang w:eastAsia="zh-CN"/>
        </w:rPr>
      </w:pPr>
    </w:p>
    <w:p>
      <w:pPr>
        <w:pStyle w:val="3"/>
        <w:spacing w:before="157" w:after="157" w:line="240" w:lineRule="auto"/>
        <w:rPr>
          <w:ins w:id="2257" w:author="~~~~~~~~~~~~ [2]" w:date="2017-12-21T11:51:36Z"/>
          <w:rFonts w:hint="eastAsia"/>
          <w:lang w:eastAsia="zh-CN"/>
        </w:rPr>
      </w:pPr>
      <w:ins w:id="2258" w:author="~~~~~~~~~~~~ [2]" w:date="2017-12-21T14:00:11Z">
        <w:r>
          <w:rPr/>
          <w:drawing>
            <wp:inline distT="0" distB="0" distL="114300" distR="114300">
              <wp:extent cx="2885440" cy="5019040"/>
              <wp:effectExtent l="0" t="0" r="10160" b="10160"/>
              <wp:docPr id="12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43"/>
                      <pic:cNvPicPr>
                        <a:picLocks noChangeAspect="1"/>
                      </pic:cNvPicPr>
                    </pic:nvPicPr>
                    <pic:blipFill>
                      <a:blip r:embed="rId110"/>
                      <a:stretch>
                        <a:fillRect/>
                      </a:stretch>
                    </pic:blipFill>
                    <pic:spPr>
                      <a:xfrm>
                        <a:off x="0" y="0"/>
                        <a:ext cx="2885440" cy="5019040"/>
                      </a:xfrm>
                      <a:prstGeom prst="rect">
                        <a:avLst/>
                      </a:prstGeom>
                      <a:noFill/>
                      <a:ln w="9525">
                        <a:noFill/>
                      </a:ln>
                    </pic:spPr>
                  </pic:pic>
                </a:graphicData>
              </a:graphic>
            </wp:inline>
          </w:drawing>
        </w:r>
      </w:ins>
    </w:p>
    <w:p>
      <w:pPr>
        <w:pStyle w:val="3"/>
        <w:rPr>
          <w:ins w:id="2260" w:author="~~~~~~~~~~~~ [2]" w:date="2017-12-21T11:51:36Z"/>
          <w:rFonts w:hint="eastAsia"/>
          <w:lang w:eastAsia="zh-CN"/>
        </w:rPr>
      </w:pPr>
      <w:ins w:id="2261" w:author="~~~~~~~~~~~~ [2]" w:date="2017-12-21T11:51:36Z">
        <w:r>
          <w:rPr>
            <w:rFonts w:hint="eastAsia"/>
            <w:lang w:eastAsia="zh-CN"/>
          </w:rPr>
          <w:t>【我的账号】查看我的账号信息</w:t>
        </w:r>
      </w:ins>
      <w:ins w:id="2262" w:author="~~~~~~~~~~~~ [2]" w:date="2017-12-21T14:00:24Z">
        <w:r>
          <w:rPr>
            <w:rFonts w:hint="eastAsia"/>
            <w:lang w:eastAsia="zh-CN"/>
          </w:rPr>
          <w:t>。</w:t>
        </w:r>
      </w:ins>
    </w:p>
    <w:p>
      <w:pPr>
        <w:pStyle w:val="3"/>
        <w:spacing w:before="157" w:after="157" w:line="240" w:lineRule="auto"/>
        <w:rPr>
          <w:ins w:id="2263" w:author="~~~~~~~~~~~~ [2]" w:date="2017-12-21T11:51:36Z"/>
        </w:rPr>
      </w:pPr>
      <w:ins w:id="2264" w:author="~~~~~~~~~~~~ [2]" w:date="2017-12-21T14:00:44Z">
        <w:r>
          <w:rPr/>
          <w:drawing>
            <wp:inline distT="0" distB="0" distL="114300" distR="114300">
              <wp:extent cx="2837815" cy="4980940"/>
              <wp:effectExtent l="0" t="0" r="635" b="10160"/>
              <wp:docPr id="12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44"/>
                      <pic:cNvPicPr>
                        <a:picLocks noChangeAspect="1"/>
                      </pic:cNvPicPr>
                    </pic:nvPicPr>
                    <pic:blipFill>
                      <a:blip r:embed="rId111"/>
                      <a:stretch>
                        <a:fillRect/>
                      </a:stretch>
                    </pic:blipFill>
                    <pic:spPr>
                      <a:xfrm>
                        <a:off x="0" y="0"/>
                        <a:ext cx="2837815" cy="4980940"/>
                      </a:xfrm>
                      <a:prstGeom prst="rect">
                        <a:avLst/>
                      </a:prstGeom>
                      <a:noFill/>
                      <a:ln w="9525">
                        <a:noFill/>
                      </a:ln>
                    </pic:spPr>
                  </pic:pic>
                </a:graphicData>
              </a:graphic>
            </wp:inline>
          </w:drawing>
        </w:r>
      </w:ins>
    </w:p>
    <w:p>
      <w:pPr>
        <w:pStyle w:val="3"/>
        <w:spacing w:before="157" w:after="157" w:line="240" w:lineRule="auto"/>
        <w:rPr>
          <w:ins w:id="2266" w:author="~~~~~~~~~~~~ [2]" w:date="2017-12-21T11:51:36Z"/>
          <w:rFonts w:hint="eastAsia"/>
          <w:lang w:eastAsia="zh-CN"/>
        </w:rPr>
      </w:pPr>
      <w:ins w:id="2267" w:author="~~~~~~~~~~~~ [2]" w:date="2017-12-21T11:51:36Z">
        <w:r>
          <w:rPr>
            <w:rFonts w:hint="eastAsia"/>
            <w:lang w:eastAsia="zh-CN"/>
          </w:rPr>
          <w:t>【修改密码】可以对登录密码进行修改</w:t>
        </w:r>
      </w:ins>
    </w:p>
    <w:p>
      <w:pPr>
        <w:pStyle w:val="3"/>
        <w:spacing w:before="157" w:after="157" w:line="240" w:lineRule="auto"/>
        <w:rPr>
          <w:ins w:id="2268" w:author="~~~~~~~~~~~~ [2]" w:date="2017-12-21T11:51:36Z"/>
        </w:rPr>
      </w:pPr>
      <w:ins w:id="2269" w:author="~~~~~~~~~~~~ [2]" w:date="2017-12-21T11:51:36Z">
        <w:r>
          <w:rPr/>
          <w:drawing>
            <wp:inline distT="0" distB="0" distL="114300" distR="114300">
              <wp:extent cx="2809240" cy="4857115"/>
              <wp:effectExtent l="0" t="0" r="10160" b="635"/>
              <wp:docPr id="6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2"/>
                      <pic:cNvPicPr>
                        <a:picLocks noChangeAspect="1"/>
                      </pic:cNvPicPr>
                    </pic:nvPicPr>
                    <pic:blipFill>
                      <a:blip r:embed="rId94"/>
                      <a:stretch>
                        <a:fillRect/>
                      </a:stretch>
                    </pic:blipFill>
                    <pic:spPr>
                      <a:xfrm>
                        <a:off x="0" y="0"/>
                        <a:ext cx="2809240" cy="4857115"/>
                      </a:xfrm>
                      <a:prstGeom prst="rect">
                        <a:avLst/>
                      </a:prstGeom>
                      <a:noFill/>
                      <a:ln w="9525">
                        <a:noFill/>
                      </a:ln>
                    </pic:spPr>
                  </pic:pic>
                </a:graphicData>
              </a:graphic>
            </wp:inline>
          </w:drawing>
        </w:r>
      </w:ins>
    </w:p>
    <w:p>
      <w:pPr>
        <w:pStyle w:val="3"/>
        <w:spacing w:before="157" w:after="157" w:line="240" w:lineRule="auto"/>
        <w:rPr>
          <w:ins w:id="2271" w:author="~~~~~~~~~~~~ [2]" w:date="2017-12-21T11:51:36Z"/>
          <w:rFonts w:hint="eastAsia"/>
          <w:lang w:eastAsia="zh-CN"/>
        </w:rPr>
      </w:pPr>
      <w:ins w:id="2272" w:author="~~~~~~~~~~~~ [2]" w:date="2017-12-21T11:51:36Z">
        <w:r>
          <w:rPr>
            <w:rFonts w:hint="eastAsia"/>
            <w:lang w:eastAsia="zh-CN"/>
          </w:rPr>
          <w:t>【</w:t>
        </w:r>
      </w:ins>
      <w:ins w:id="2273" w:author="~~~~~~~~~~~~ [2]" w:date="2017-12-21T14:01:25Z">
        <w:r>
          <w:rPr>
            <w:rFonts w:hint="eastAsia"/>
            <w:lang w:eastAsia="zh-CN"/>
          </w:rPr>
          <w:t>收货地址</w:t>
        </w:r>
      </w:ins>
      <w:ins w:id="2274" w:author="~~~~~~~~~~~~ [2]" w:date="2017-12-21T11:51:36Z">
        <w:r>
          <w:rPr>
            <w:rFonts w:hint="eastAsia"/>
            <w:lang w:eastAsia="zh-CN"/>
          </w:rPr>
          <w:t>】查看公司</w:t>
        </w:r>
      </w:ins>
      <w:ins w:id="2275" w:author="~~~~~~~~~~~~ [2]" w:date="2017-12-21T14:01:30Z">
        <w:r>
          <w:rPr>
            <w:rFonts w:hint="eastAsia"/>
            <w:lang w:eastAsia="zh-CN"/>
          </w:rPr>
          <w:t>收货地址</w:t>
        </w:r>
      </w:ins>
      <w:ins w:id="2276" w:author="~~~~~~~~~~~~ [2]" w:date="2017-12-21T11:51:36Z">
        <w:r>
          <w:rPr>
            <w:rFonts w:hint="eastAsia"/>
            <w:lang w:eastAsia="zh-CN"/>
          </w:rPr>
          <w:t>信息</w:t>
        </w:r>
      </w:ins>
    </w:p>
    <w:p>
      <w:pPr>
        <w:pStyle w:val="3"/>
        <w:spacing w:before="157" w:after="157" w:line="240" w:lineRule="auto"/>
        <w:rPr>
          <w:ins w:id="2277" w:author="~~~~~~~~~~~~ [2]" w:date="2017-12-21T11:51:36Z"/>
        </w:rPr>
      </w:pPr>
      <w:ins w:id="2278" w:author="~~~~~~~~~~~~ [2]" w:date="2017-12-21T14:01:33Z">
        <w:r>
          <w:rPr/>
          <w:drawing>
            <wp:inline distT="0" distB="0" distL="114300" distR="114300">
              <wp:extent cx="2904490" cy="5047615"/>
              <wp:effectExtent l="0" t="0" r="10160" b="635"/>
              <wp:docPr id="12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45"/>
                      <pic:cNvPicPr>
                        <a:picLocks noChangeAspect="1"/>
                      </pic:cNvPicPr>
                    </pic:nvPicPr>
                    <pic:blipFill>
                      <a:blip r:embed="rId112"/>
                      <a:stretch>
                        <a:fillRect/>
                      </a:stretch>
                    </pic:blipFill>
                    <pic:spPr>
                      <a:xfrm>
                        <a:off x="0" y="0"/>
                        <a:ext cx="2904490" cy="5047615"/>
                      </a:xfrm>
                      <a:prstGeom prst="rect">
                        <a:avLst/>
                      </a:prstGeom>
                      <a:noFill/>
                      <a:ln w="9525">
                        <a:noFill/>
                      </a:ln>
                    </pic:spPr>
                  </pic:pic>
                </a:graphicData>
              </a:graphic>
            </wp:inline>
          </w:drawing>
        </w:r>
      </w:ins>
    </w:p>
    <w:p>
      <w:pPr>
        <w:pStyle w:val="3"/>
        <w:spacing w:before="157" w:after="157" w:line="240" w:lineRule="auto"/>
        <w:rPr>
          <w:ins w:id="2280" w:author="~~~~~~~~~~~~ [2]" w:date="2017-12-21T11:51:36Z"/>
          <w:rFonts w:hint="eastAsia"/>
          <w:lang w:eastAsia="zh-CN"/>
        </w:rPr>
      </w:pPr>
      <w:ins w:id="2281" w:author="~~~~~~~~~~~~ [2]" w:date="2017-12-21T11:51:36Z">
        <w:r>
          <w:rPr>
            <w:rFonts w:hint="eastAsia"/>
            <w:lang w:eastAsia="zh-CN"/>
          </w:rPr>
          <w:t>【</w:t>
        </w:r>
      </w:ins>
      <w:ins w:id="2282" w:author="~~~~~~~~~~~~ [2]" w:date="2017-12-21T14:01:53Z">
        <w:r>
          <w:rPr>
            <w:rFonts w:hint="eastAsia"/>
            <w:lang w:eastAsia="zh-CN"/>
          </w:rPr>
          <w:t>银行卡</w:t>
        </w:r>
      </w:ins>
      <w:ins w:id="2283" w:author="~~~~~~~~~~~~ [2]" w:date="2017-12-21T11:51:36Z">
        <w:r>
          <w:rPr>
            <w:rFonts w:hint="eastAsia"/>
            <w:lang w:eastAsia="zh-CN"/>
          </w:rPr>
          <w:t>】查看</w:t>
        </w:r>
      </w:ins>
      <w:ins w:id="2284" w:author="~~~~~~~~~~~~ [2]" w:date="2017-12-21T14:01:57Z">
        <w:r>
          <w:rPr>
            <w:rFonts w:hint="eastAsia"/>
            <w:lang w:eastAsia="zh-CN"/>
          </w:rPr>
          <w:t>绑定的</w:t>
        </w:r>
      </w:ins>
      <w:ins w:id="2285" w:author="~~~~~~~~~~~~ [2]" w:date="2017-12-21T14:01:59Z">
        <w:r>
          <w:rPr>
            <w:rFonts w:hint="eastAsia"/>
            <w:lang w:eastAsia="zh-CN"/>
          </w:rPr>
          <w:t>银行卡</w:t>
        </w:r>
      </w:ins>
      <w:ins w:id="2286" w:author="~~~~~~~~~~~~ [2]" w:date="2017-12-21T14:02:00Z">
        <w:r>
          <w:rPr>
            <w:rFonts w:hint="eastAsia"/>
            <w:lang w:eastAsia="zh-CN"/>
          </w:rPr>
          <w:t>信息</w:t>
        </w:r>
      </w:ins>
    </w:p>
    <w:p>
      <w:pPr>
        <w:pStyle w:val="3"/>
        <w:spacing w:before="157" w:after="157" w:line="240" w:lineRule="auto"/>
        <w:rPr>
          <w:ins w:id="2287" w:author="~~~~~~~~~~~~ [2]" w:date="2017-12-21T10:16:13Z"/>
        </w:rPr>
      </w:pPr>
      <w:ins w:id="2288" w:author="~~~~~~~~~~~~ [2]" w:date="2017-12-21T14:02:03Z">
        <w:r>
          <w:rPr/>
          <w:drawing>
            <wp:inline distT="0" distB="0" distL="114300" distR="114300">
              <wp:extent cx="2809240" cy="5009515"/>
              <wp:effectExtent l="0" t="0" r="10160" b="635"/>
              <wp:docPr id="12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46"/>
                      <pic:cNvPicPr>
                        <a:picLocks noChangeAspect="1"/>
                      </pic:cNvPicPr>
                    </pic:nvPicPr>
                    <pic:blipFill>
                      <a:blip r:embed="rId113"/>
                      <a:stretch>
                        <a:fillRect/>
                      </a:stretch>
                    </pic:blipFill>
                    <pic:spPr>
                      <a:xfrm>
                        <a:off x="0" y="0"/>
                        <a:ext cx="2809240" cy="5009515"/>
                      </a:xfrm>
                      <a:prstGeom prst="rect">
                        <a:avLst/>
                      </a:prstGeom>
                      <a:noFill/>
                      <a:ln w="9525">
                        <a:noFill/>
                      </a:ln>
                    </pic:spPr>
                  </pic:pic>
                </a:graphicData>
              </a:graphic>
            </wp:inline>
          </w:drawing>
        </w:r>
      </w:ins>
    </w:p>
    <w:p>
      <w:pPr>
        <w:pStyle w:val="3"/>
        <w:rPr>
          <w:ins w:id="2290" w:author="~~~~~~~~~~~~ [2]" w:date="2017-12-21T10:16:13Z"/>
        </w:rPr>
      </w:pPr>
    </w:p>
    <w:p>
      <w:pPr>
        <w:pStyle w:val="3"/>
        <w:rPr>
          <w:ins w:id="2291" w:author="~~~~~~~~~~~~ [2]" w:date="2017-12-21T10:16:13Z"/>
        </w:rPr>
      </w:pPr>
    </w:p>
    <w:p>
      <w:pPr>
        <w:pStyle w:val="3"/>
        <w:rPr>
          <w:ins w:id="2292" w:author="~~~~~~~~~~~~ [2]" w:date="2017-12-21T10:16:13Z"/>
        </w:rPr>
      </w:pPr>
    </w:p>
    <w:p>
      <w:pPr>
        <w:pStyle w:val="3"/>
        <w:rPr>
          <w:ins w:id="2293" w:author="~~~~~~~~~~~~ [2]" w:date="2017-12-21T10:16:14Z"/>
        </w:rPr>
      </w:pPr>
    </w:p>
    <w:p>
      <w:pPr>
        <w:pStyle w:val="3"/>
        <w:rPr>
          <w:ins w:id="2294" w:author="~~~~~~~~~~~~ [2]" w:date="2017-12-21T10:16:14Z"/>
        </w:rPr>
      </w:pPr>
    </w:p>
    <w:p>
      <w:pPr>
        <w:pStyle w:val="3"/>
        <w:rPr>
          <w:ins w:id="2295" w:author="~~~~~~~~~~~~ [2]" w:date="2017-12-21T10:16:14Z"/>
        </w:rPr>
      </w:pPr>
    </w:p>
    <w:p>
      <w:pPr>
        <w:pStyle w:val="3"/>
        <w:rPr>
          <w:ins w:id="2296" w:author="~~~~~~~~~~~~ [2]" w:date="2017-12-21T10:16:14Z"/>
        </w:rPr>
      </w:pPr>
    </w:p>
    <w:p>
      <w:pPr>
        <w:pStyle w:val="3"/>
        <w:rPr>
          <w:ins w:id="2297" w:author="~~~~~~~~~~~~ [2]" w:date="2017-12-21T10:03:41Z"/>
        </w:rPr>
      </w:pPr>
    </w:p>
    <w:p>
      <w:pPr>
        <w:pStyle w:val="3"/>
        <w:rPr>
          <w:ins w:id="2298" w:author="~~~~~~~~~~~~ [2]" w:date="2017-12-21T10:16:17Z"/>
        </w:rPr>
      </w:pPr>
    </w:p>
    <w:p>
      <w:pPr>
        <w:pStyle w:val="3"/>
        <w:rPr>
          <w:ins w:id="2299" w:author="~~~~~~~~~~~~ [2]" w:date="2017-12-21T10:16:18Z"/>
        </w:rPr>
      </w:pPr>
    </w:p>
    <w:p>
      <w:pPr>
        <w:pStyle w:val="3"/>
        <w:rPr>
          <w:ins w:id="2300" w:author="~~~~~~~~~~~~ [2]" w:date="2017-12-21T10:16:18Z"/>
        </w:rPr>
      </w:pPr>
    </w:p>
    <w:p>
      <w:pPr>
        <w:pStyle w:val="3"/>
        <w:rPr>
          <w:ins w:id="2301" w:author="~~~~~~~~~~~~ [2]" w:date="2017-12-21T10:16:18Z"/>
        </w:rPr>
      </w:pPr>
    </w:p>
    <w:p>
      <w:pPr>
        <w:pStyle w:val="3"/>
        <w:spacing w:before="156" w:after="156"/>
        <w:ind w:firstLine="0"/>
        <w:rPr>
          <w:rFonts w:ascii="宋体" w:hAnsi="宋体" w:cs="宋体"/>
          <w:b/>
          <w:sz w:val="28"/>
        </w:rPr>
      </w:pPr>
      <w:r>
        <w:rPr>
          <w:rFonts w:hint="eastAsia" w:ascii="宋体" w:hAnsi="宋体" w:cs="宋体"/>
          <w:b/>
          <w:sz w:val="28"/>
        </w:rPr>
        <w:br w:type="page"/>
      </w:r>
      <w:r>
        <w:rPr>
          <w:rFonts w:hint="eastAsia" w:ascii="宋体" w:hAnsi="宋体" w:cs="宋体"/>
          <w:b/>
          <w:sz w:val="28"/>
        </w:rPr>
        <w:t>签字页：</w:t>
      </w:r>
    </w:p>
    <w:p>
      <w:pPr>
        <w:rPr>
          <w:rFonts w:ascii="宋体" w:hAnsi="宋体" w:cs="宋体"/>
          <w:b/>
          <w:sz w:val="28"/>
        </w:rPr>
      </w:pPr>
    </w:p>
    <w:p>
      <w:pPr>
        <w:ind w:left="843" w:hanging="843" w:hangingChars="300"/>
        <w:rPr>
          <w:rFonts w:ascii="宋体" w:hAnsi="宋体" w:cs="宋体"/>
          <w:b/>
          <w:sz w:val="28"/>
        </w:rPr>
      </w:pPr>
      <w:r>
        <w:rPr>
          <w:rFonts w:hint="eastAsia" w:ascii="宋体" w:hAnsi="宋体" w:cs="宋体"/>
          <w:b/>
          <w:sz w:val="28"/>
        </w:rPr>
        <w:t>甲方：</w:t>
      </w:r>
      <w:r>
        <w:rPr>
          <w:rFonts w:hint="eastAsia" w:ascii="宋体" w:hAnsi="宋体" w:cs="宋体"/>
          <w:b/>
          <w:sz w:val="28"/>
        </w:rPr>
        <w:tab/>
      </w:r>
      <w:r>
        <w:rPr>
          <w:rFonts w:hint="eastAsia" w:ascii="宋体" w:hAnsi="宋体" w:cs="宋体"/>
          <w:b/>
          <w:sz w:val="28"/>
        </w:rPr>
        <w:t xml:space="preserve">     </w:t>
      </w:r>
      <w:r>
        <w:rPr>
          <w:rFonts w:hint="eastAsia" w:ascii="宋体" w:hAnsi="宋体" w:cs="宋体"/>
          <w:b/>
          <w:sz w:val="28"/>
        </w:rPr>
        <w:tab/>
      </w:r>
      <w:r>
        <w:rPr>
          <w:rFonts w:hint="eastAsia" w:ascii="宋体" w:hAnsi="宋体" w:cs="宋体"/>
          <w:b/>
          <w:sz w:val="28"/>
        </w:rPr>
        <w:tab/>
      </w:r>
      <w:r>
        <w:rPr>
          <w:rFonts w:hint="eastAsia" w:ascii="宋体" w:hAnsi="宋体" w:cs="宋体"/>
          <w:b/>
          <w:sz w:val="28"/>
        </w:rPr>
        <w:tab/>
      </w:r>
      <w:r>
        <w:rPr>
          <w:rFonts w:hint="eastAsia" w:ascii="宋体" w:hAnsi="宋体" w:cs="宋体"/>
          <w:b/>
          <w:sz w:val="28"/>
        </w:rPr>
        <w:tab/>
      </w:r>
      <w:r>
        <w:rPr>
          <w:rFonts w:hint="eastAsia" w:ascii="宋体" w:hAnsi="宋体" w:cs="宋体"/>
          <w:b/>
          <w:sz w:val="28"/>
        </w:rPr>
        <w:tab/>
      </w:r>
      <w:r>
        <w:rPr>
          <w:rFonts w:hint="eastAsia" w:ascii="宋体" w:hAnsi="宋体" w:cs="宋体"/>
          <w:b/>
          <w:sz w:val="28"/>
        </w:rPr>
        <w:tab/>
      </w:r>
      <w:r>
        <w:rPr>
          <w:rFonts w:hint="eastAsia" w:ascii="宋体" w:hAnsi="宋体" w:cs="宋体"/>
          <w:b/>
          <w:sz w:val="28"/>
        </w:rPr>
        <w:t xml:space="preserve">    乙方：上海陌远网络</w:t>
      </w:r>
    </w:p>
    <w:p>
      <w:pPr>
        <w:ind w:left="210" w:leftChars="100" w:firstLine="5060" w:firstLineChars="1800"/>
        <w:rPr>
          <w:rFonts w:ascii="宋体" w:hAnsi="宋体" w:cs="宋体"/>
          <w:b/>
          <w:sz w:val="28"/>
        </w:rPr>
      </w:pPr>
      <w:r>
        <w:rPr>
          <w:rFonts w:hint="eastAsia" w:ascii="宋体" w:hAnsi="宋体" w:cs="宋体"/>
          <w:b/>
          <w:sz w:val="28"/>
        </w:rPr>
        <w:t>科技有限公司</w:t>
      </w:r>
    </w:p>
    <w:p>
      <w:pPr>
        <w:ind w:firstLine="7424" w:firstLineChars="2641"/>
        <w:rPr>
          <w:rFonts w:ascii="宋体" w:hAnsi="宋体" w:cs="宋体"/>
          <w:b/>
          <w:sz w:val="28"/>
        </w:rPr>
      </w:pPr>
    </w:p>
    <w:p>
      <w:pPr>
        <w:rPr>
          <w:rFonts w:ascii="宋体" w:hAnsi="宋体" w:cs="宋体"/>
          <w:b/>
          <w:sz w:val="28"/>
        </w:rPr>
      </w:pPr>
      <w:r>
        <w:rPr>
          <w:rFonts w:hint="eastAsia" w:ascii="宋体" w:hAnsi="宋体" w:cs="宋体"/>
          <w:b/>
          <w:sz w:val="28"/>
        </w:rPr>
        <w:t>代表：</w:t>
      </w:r>
      <w:r>
        <w:rPr>
          <w:rFonts w:hint="eastAsia" w:ascii="宋体" w:hAnsi="宋体" w:cs="宋体"/>
          <w:b/>
          <w:sz w:val="28"/>
        </w:rPr>
        <w:tab/>
      </w:r>
      <w:r>
        <w:rPr>
          <w:rFonts w:hint="eastAsia" w:ascii="宋体" w:hAnsi="宋体" w:cs="宋体"/>
          <w:b/>
          <w:sz w:val="28"/>
        </w:rPr>
        <w:tab/>
      </w:r>
      <w:r>
        <w:rPr>
          <w:rFonts w:hint="eastAsia" w:ascii="宋体" w:hAnsi="宋体" w:cs="宋体"/>
          <w:b/>
          <w:sz w:val="28"/>
        </w:rPr>
        <w:tab/>
      </w:r>
      <w:r>
        <w:rPr>
          <w:rFonts w:hint="eastAsia" w:ascii="宋体" w:hAnsi="宋体" w:cs="宋体"/>
          <w:b/>
          <w:sz w:val="28"/>
        </w:rPr>
        <w:tab/>
      </w:r>
      <w:r>
        <w:rPr>
          <w:rFonts w:hint="eastAsia" w:ascii="宋体" w:hAnsi="宋体" w:cs="宋体"/>
          <w:b/>
          <w:sz w:val="28"/>
        </w:rPr>
        <w:tab/>
      </w:r>
      <w:r>
        <w:rPr>
          <w:rFonts w:hint="eastAsia" w:ascii="宋体" w:hAnsi="宋体" w:cs="宋体"/>
          <w:b/>
          <w:sz w:val="28"/>
        </w:rPr>
        <w:tab/>
      </w:r>
      <w:r>
        <w:rPr>
          <w:rFonts w:hint="eastAsia" w:ascii="宋体" w:hAnsi="宋体" w:cs="宋体"/>
          <w:b/>
          <w:sz w:val="28"/>
        </w:rPr>
        <w:tab/>
      </w:r>
      <w:r>
        <w:rPr>
          <w:rFonts w:hint="eastAsia" w:ascii="宋体" w:hAnsi="宋体" w:cs="宋体"/>
          <w:b/>
          <w:sz w:val="28"/>
        </w:rPr>
        <w:tab/>
      </w:r>
      <w:r>
        <w:rPr>
          <w:rFonts w:hint="eastAsia" w:ascii="宋体" w:hAnsi="宋体" w:cs="宋体"/>
          <w:b/>
          <w:sz w:val="28"/>
        </w:rPr>
        <w:t xml:space="preserve">    代表：</w:t>
      </w:r>
    </w:p>
    <w:p>
      <w:pPr>
        <w:rPr>
          <w:rFonts w:ascii="宋体" w:hAnsi="宋体" w:cs="宋体"/>
          <w:b/>
          <w:sz w:val="28"/>
        </w:rPr>
      </w:pPr>
      <w:r>
        <w:rPr>
          <w:rFonts w:hint="eastAsia" w:ascii="宋体" w:hAnsi="宋体" w:cs="宋体"/>
          <w:b/>
          <w:sz w:val="28"/>
        </w:rPr>
        <w:tab/>
      </w:r>
    </w:p>
    <w:p>
      <w:pPr>
        <w:rPr>
          <w:rFonts w:ascii="宋体" w:hAnsi="宋体" w:cs="宋体"/>
          <w:b/>
          <w:sz w:val="28"/>
        </w:rPr>
      </w:pPr>
    </w:p>
    <w:p>
      <w:pPr>
        <w:rPr>
          <w:rFonts w:ascii="宋体" w:hAnsi="宋体" w:cs="宋体"/>
        </w:rPr>
      </w:pPr>
      <w:r>
        <w:rPr>
          <w:rFonts w:hint="eastAsia" w:ascii="宋体" w:hAnsi="宋体" w:cs="宋体"/>
          <w:b/>
          <w:sz w:val="28"/>
        </w:rPr>
        <w:t>日期：                         日期：</w:t>
      </w:r>
    </w:p>
    <w:p>
      <w:pPr>
        <w:spacing w:line="360" w:lineRule="auto"/>
        <w:ind w:left="425"/>
        <w:rPr>
          <w:rFonts w:ascii="宋体" w:hAnsi="宋体" w:cs="宋体"/>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A00002EF" w:usb1="4000207B" w:usb2="00000000" w:usb3="00000000" w:csb0="2000019F" w:csb1="00000000"/>
  </w:font>
  <w:font w:name="Arial">
    <w:panose1 w:val="020B06040202020202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ourier New">
    <w:panose1 w:val="02070309020205020404"/>
    <w:charset w:val="00"/>
    <w:family w:val="modern"/>
    <w:pitch w:val="default"/>
    <w:sig w:usb0="E0002AFF" w:usb1="C0007843" w:usb2="00000009" w:usb3="00000000" w:csb0="400001FF" w:csb1="FFFF0000"/>
  </w:font>
  <w:font w:name="华文新魏">
    <w:panose1 w:val="02010800040101010101"/>
    <w:charset w:val="86"/>
    <w:family w:val="auto"/>
    <w:pitch w:val="default"/>
    <w:sig w:usb0="00000001" w:usb1="080F0000" w:usb2="00000000" w:usb3="00000000" w:csb0="00040000" w:csb1="00000000"/>
  </w:font>
  <w:font w:name="Book Antiqua">
    <w:panose1 w:val="02040602050305030304"/>
    <w:charset w:val="00"/>
    <w:family w:val="roman"/>
    <w:pitch w:val="default"/>
    <w:sig w:usb0="00000287" w:usb1="00000000" w:usb2="00000000" w:usb3="00000000" w:csb0="2000009F" w:csb1="DFD70000"/>
  </w:font>
  <w:font w:name="Albertus Extra Bold">
    <w:altName w:val="Times New Roman"/>
    <w:panose1 w:val="00000000000000000000"/>
    <w:charset w:val="00"/>
    <w:family w:val="roman"/>
    <w:pitch w:val="default"/>
    <w:sig w:usb0="00000000" w:usb1="00000000" w:usb2="00000000" w:usb3="00000000" w:csb0="00000001" w:csb1="00000000"/>
  </w:font>
  <w:font w:name="艙陔棉窪">
    <w:altName w:val="MingLiU"/>
    <w:panose1 w:val="00000000000000000000"/>
    <w:charset w:val="88"/>
    <w:family w:val="swiss"/>
    <w:pitch w:val="default"/>
    <w:sig w:usb0="00000000" w:usb1="00000000" w:usb2="00000010" w:usb3="00000000" w:csb0="00100000"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MingLiU">
    <w:panose1 w:val="02020509000000000000"/>
    <w:charset w:val="88"/>
    <w:family w:val="auto"/>
    <w:pitch w:val="default"/>
    <w:sig w:usb0="A00002FF" w:usb1="28CFFCFA" w:usb2="00000016" w:usb3="00000000" w:csb0="00100001" w:csb1="00000000"/>
  </w:font>
  <w:font w:name="DengXian">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wordWrap w:val="0"/>
      <w:ind w:firstLine="3242" w:firstLineChars="1800"/>
      <w:jc w:val="right"/>
    </w:pPr>
    <w:r>
      <w:rPr>
        <w:rFonts w:ascii="微软雅黑" w:hAnsi="微软雅黑" w:eastAsia="微软雅黑"/>
        <w:b/>
        <w:bCs/>
      </w:rPr>
      <w:fldChar w:fldCharType="begin"/>
    </w:r>
    <w:r>
      <w:rPr>
        <w:rFonts w:ascii="微软雅黑" w:hAnsi="微软雅黑" w:eastAsia="微软雅黑"/>
        <w:b/>
        <w:bCs/>
      </w:rPr>
      <w:instrText xml:space="preserve">PAGE  \* Arabic  \* MERGEFORMAT</w:instrText>
    </w:r>
    <w:r>
      <w:rPr>
        <w:rFonts w:ascii="微软雅黑" w:hAnsi="微软雅黑" w:eastAsia="微软雅黑"/>
        <w:b/>
        <w:bCs/>
      </w:rPr>
      <w:fldChar w:fldCharType="separate"/>
    </w:r>
    <w:r>
      <w:rPr>
        <w:rFonts w:ascii="微软雅黑" w:hAnsi="微软雅黑" w:eastAsia="微软雅黑"/>
        <w:b/>
        <w:bCs/>
        <w:lang w:val="zh-CN"/>
      </w:rPr>
      <w:t>2</w:t>
    </w:r>
    <w:r>
      <w:rPr>
        <w:rFonts w:ascii="微软雅黑" w:hAnsi="微软雅黑" w:eastAsia="微软雅黑"/>
        <w:b/>
        <w:bCs/>
      </w:rPr>
      <w:fldChar w:fldCharType="end"/>
    </w:r>
    <w:r>
      <w:rPr>
        <w:rFonts w:ascii="微软雅黑" w:hAnsi="微软雅黑" w:eastAsia="微软雅黑"/>
        <w:lang w:val="zh-CN"/>
      </w:rPr>
      <w:t xml:space="preserve"> / </w:t>
    </w:r>
    <w:r>
      <w:rPr>
        <w:rFonts w:ascii="微软雅黑" w:hAnsi="微软雅黑" w:eastAsia="微软雅黑"/>
        <w:b/>
        <w:bCs/>
      </w:rPr>
      <w:fldChar w:fldCharType="begin"/>
    </w:r>
    <w:r>
      <w:rPr>
        <w:rFonts w:ascii="微软雅黑" w:hAnsi="微软雅黑" w:eastAsia="微软雅黑"/>
        <w:b/>
        <w:bCs/>
      </w:rPr>
      <w:instrText xml:space="preserve">NUMPAGES  \* Arabic  \* MERGEFORMAT</w:instrText>
    </w:r>
    <w:r>
      <w:rPr>
        <w:rFonts w:ascii="微软雅黑" w:hAnsi="微软雅黑" w:eastAsia="微软雅黑"/>
        <w:b/>
        <w:bCs/>
      </w:rPr>
      <w:fldChar w:fldCharType="separate"/>
    </w:r>
    <w:r>
      <w:rPr>
        <w:rFonts w:ascii="微软雅黑" w:hAnsi="微软雅黑" w:eastAsia="微软雅黑"/>
        <w:b/>
        <w:bCs/>
        <w:lang w:val="zh-CN"/>
      </w:rPr>
      <w:t>32</w:t>
    </w:r>
    <w:r>
      <w:rPr>
        <w:rFonts w:ascii="微软雅黑" w:hAnsi="微软雅黑" w:eastAsia="微软雅黑"/>
        <w:b/>
        <w:bC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right" w:y="1"/>
      <w:rPr>
        <w:rStyle w:val="38"/>
      </w:rPr>
    </w:pPr>
    <w:r>
      <w:rPr>
        <w:rStyle w:val="38"/>
      </w:rPr>
      <w:fldChar w:fldCharType="begin"/>
    </w:r>
    <w:r>
      <w:rPr>
        <w:rStyle w:val="38"/>
      </w:rPr>
      <w:instrText xml:space="preserve">PAGE  </w:instrText>
    </w:r>
    <w:r>
      <w:rPr>
        <w:rStyle w:val="38"/>
      </w:rPr>
      <w:fldChar w:fldCharType="end"/>
    </w:r>
  </w:p>
  <w:p>
    <w:pPr>
      <w:pStyle w:val="26"/>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ind w:firstLine="3240" w:firstLineChars="1800"/>
      <w:jc w:val="right"/>
    </w:pPr>
    <w:r>
      <w:rPr>
        <w:rFonts w:ascii="微软雅黑" w:hAnsi="微软雅黑" w:eastAsia="微软雅黑"/>
        <w:lang w:val="zh-CN"/>
      </w:rPr>
      <w:t xml:space="preserve">   </w:t>
    </w:r>
    <w:r>
      <w:rPr>
        <w:rFonts w:ascii="微软雅黑" w:hAnsi="微软雅黑" w:eastAsia="微软雅黑"/>
        <w:b/>
        <w:bCs/>
      </w:rPr>
      <w:fldChar w:fldCharType="begin"/>
    </w:r>
    <w:r>
      <w:rPr>
        <w:rFonts w:ascii="微软雅黑" w:hAnsi="微软雅黑" w:eastAsia="微软雅黑"/>
        <w:b/>
        <w:bCs/>
      </w:rPr>
      <w:instrText xml:space="preserve">PAGE  \* Arabic  \* MERGEFORMAT</w:instrText>
    </w:r>
    <w:r>
      <w:rPr>
        <w:rFonts w:ascii="微软雅黑" w:hAnsi="微软雅黑" w:eastAsia="微软雅黑"/>
        <w:b/>
        <w:bCs/>
      </w:rPr>
      <w:fldChar w:fldCharType="separate"/>
    </w:r>
    <w:r>
      <w:rPr>
        <w:rFonts w:ascii="微软雅黑" w:hAnsi="微软雅黑" w:eastAsia="微软雅黑"/>
        <w:b/>
        <w:bCs/>
        <w:lang w:val="zh-CN"/>
      </w:rPr>
      <w:t>11</w:t>
    </w:r>
    <w:r>
      <w:rPr>
        <w:rFonts w:ascii="微软雅黑" w:hAnsi="微软雅黑" w:eastAsia="微软雅黑"/>
        <w:b/>
        <w:bCs/>
      </w:rPr>
      <w:fldChar w:fldCharType="end"/>
    </w:r>
    <w:r>
      <w:rPr>
        <w:rFonts w:ascii="微软雅黑" w:hAnsi="微软雅黑" w:eastAsia="微软雅黑"/>
        <w:lang w:val="zh-CN"/>
      </w:rPr>
      <w:t xml:space="preserve"> / </w:t>
    </w:r>
    <w:r>
      <w:rPr>
        <w:rFonts w:ascii="微软雅黑" w:hAnsi="微软雅黑" w:eastAsia="微软雅黑"/>
        <w:b/>
        <w:bCs/>
      </w:rPr>
      <w:fldChar w:fldCharType="begin"/>
    </w:r>
    <w:r>
      <w:rPr>
        <w:rFonts w:ascii="微软雅黑" w:hAnsi="微软雅黑" w:eastAsia="微软雅黑"/>
        <w:b/>
        <w:bCs/>
      </w:rPr>
      <w:instrText xml:space="preserve">NUMPAGES  \* Arabic  \* MERGEFORMAT</w:instrText>
    </w:r>
    <w:r>
      <w:rPr>
        <w:rFonts w:ascii="微软雅黑" w:hAnsi="微软雅黑" w:eastAsia="微软雅黑"/>
        <w:b/>
        <w:bCs/>
      </w:rPr>
      <w:fldChar w:fldCharType="separate"/>
    </w:r>
    <w:r>
      <w:rPr>
        <w:rFonts w:ascii="微软雅黑" w:hAnsi="微软雅黑" w:eastAsia="微软雅黑"/>
        <w:b/>
        <w:bCs/>
        <w:lang w:val="zh-CN"/>
      </w:rPr>
      <w:t>32</w:t>
    </w:r>
    <w:r>
      <w:rPr>
        <w:rFonts w:ascii="微软雅黑" w:hAnsi="微软雅黑" w:eastAsia="微软雅黑"/>
        <w:b/>
        <w:bCs/>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both"/>
    </w:pPr>
    <w:r>
      <w:rPr>
        <w:rFonts w:hint="eastAsia"/>
      </w:rPr>
      <w:t xml:space="preserve">            　                                               </w:t>
    </w:r>
    <w:r>
      <w:rPr>
        <w:rFonts w:hint="eastAsia"/>
      </w:rPr>
      <w:drawing>
        <wp:inline distT="0" distB="0" distL="0" distR="0">
          <wp:extent cx="1645920" cy="356870"/>
          <wp:effectExtent l="0" t="0" r="5080" b="0"/>
          <wp:docPr id="3" name="图片 3" descr="../../../../Routine/Template/陌远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outine/Template/陌远标识-"/>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671739" cy="362822"/>
                  </a:xfrm>
                  <a:prstGeom prst="rect">
                    <a:avLst/>
                  </a:prstGeom>
                  <a:noFill/>
                  <a:ln>
                    <a:noFill/>
                  </a:ln>
                </pic:spPr>
              </pic:pic>
            </a:graphicData>
          </a:graphic>
        </wp:inline>
      </w:drawing>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B"/>
    <w:lvl w:ilvl="0" w:tentative="0">
      <w:start w:val="1"/>
      <w:numFmt w:val="decimal"/>
      <w:pStyle w:val="2"/>
      <w:suff w:val="space"/>
      <w:lvlText w:val="%1."/>
      <w:lvlJc w:val="left"/>
      <w:pPr>
        <w:ind w:left="180"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1" w:tentative="0">
      <w:start w:val="1"/>
      <w:numFmt w:val="decimal"/>
      <w:pStyle w:val="4"/>
      <w:suff w:val="space"/>
      <w:lvlText w:val="%1.%2"/>
      <w:lvlJc w:val="left"/>
      <w:pPr>
        <w:ind w:left="142"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2" w:tentative="0">
      <w:start w:val="1"/>
      <w:numFmt w:val="decimal"/>
      <w:pStyle w:val="5"/>
      <w:suff w:val="space"/>
      <w:lvlText w:val="%1.%2.%3"/>
      <w:lvlJc w:val="left"/>
      <w:pPr>
        <w:ind w:left="0" w:firstLine="0"/>
      </w:pPr>
      <w:rPr>
        <w:rFonts w:hint="eastAsia"/>
      </w:rPr>
    </w:lvl>
    <w:lvl w:ilvl="3" w:tentative="0">
      <w:start w:val="1"/>
      <w:numFmt w:val="decimal"/>
      <w:pStyle w:val="6"/>
      <w:suff w:val="space"/>
      <w:lvlText w:val="%1.%2.%3.%4"/>
      <w:lvlJc w:val="left"/>
      <w:pPr>
        <w:ind w:left="0" w:firstLine="0"/>
      </w:pPr>
      <w:rPr>
        <w:rFonts w:hint="eastAsia"/>
      </w:rPr>
    </w:lvl>
    <w:lvl w:ilvl="4" w:tentative="0">
      <w:start w:val="1"/>
      <w:numFmt w:val="decimal"/>
      <w:pStyle w:val="7"/>
      <w:suff w:val="space"/>
      <w:lvlText w:val="%1.%2.%3.%4.%5"/>
      <w:lvlJc w:val="left"/>
      <w:pPr>
        <w:ind w:left="0" w:firstLine="0"/>
      </w:pPr>
      <w:rPr>
        <w:rFonts w:hint="eastAsia"/>
      </w:rPr>
    </w:lvl>
    <w:lvl w:ilvl="5" w:tentative="0">
      <w:start w:val="1"/>
      <w:numFmt w:val="decimal"/>
      <w:pStyle w:val="8"/>
      <w:suff w:val="space"/>
      <w:lvlText w:val="%1.%2.%3.%4.%5.%6"/>
      <w:lvlJc w:val="left"/>
      <w:pPr>
        <w:ind w:left="0" w:firstLine="0"/>
      </w:pPr>
      <w:rPr>
        <w:rFonts w:hint="eastAsia"/>
      </w:rPr>
    </w:lvl>
    <w:lvl w:ilvl="6" w:tentative="0">
      <w:start w:val="1"/>
      <w:numFmt w:val="decimal"/>
      <w:pStyle w:val="9"/>
      <w:suff w:val="space"/>
      <w:lvlText w:val="%1.%2.%3.%4.%5.%6.%7"/>
      <w:lvlJc w:val="left"/>
      <w:pPr>
        <w:ind w:left="0" w:firstLine="0"/>
      </w:pPr>
      <w:rPr>
        <w:rFonts w:hint="eastAsia"/>
      </w:rPr>
    </w:lvl>
    <w:lvl w:ilvl="7" w:tentative="0">
      <w:start w:val="1"/>
      <w:numFmt w:val="decimal"/>
      <w:pStyle w:val="10"/>
      <w:suff w:val="space"/>
      <w:lvlText w:val="%1.%2.%3.%4.%5.%6.%7.%8"/>
      <w:lvlJc w:val="left"/>
      <w:pPr>
        <w:ind w:left="0" w:firstLine="0"/>
      </w:pPr>
      <w:rPr>
        <w:rFonts w:hint="eastAsia"/>
      </w:rPr>
    </w:lvl>
    <w:lvl w:ilvl="8" w:tentative="0">
      <w:start w:val="1"/>
      <w:numFmt w:val="decimal"/>
      <w:pStyle w:val="11"/>
      <w:suff w:val="space"/>
      <w:lvlText w:val="%1.%2.%3.%4.%5.%6.%7.%8.%9"/>
      <w:lvlJc w:val="left"/>
      <w:pPr>
        <w:ind w:left="0" w:firstLine="0"/>
      </w:pPr>
      <w:rPr>
        <w:rFonts w:hint="eastAsia"/>
      </w:rPr>
    </w:lvl>
  </w:abstractNum>
  <w:abstractNum w:abstractNumId="1">
    <w:nsid w:val="29765999"/>
    <w:multiLevelType w:val="multilevel"/>
    <w:tmpl w:val="29765999"/>
    <w:lvl w:ilvl="0" w:tentative="0">
      <w:start w:val="1"/>
      <w:numFmt w:val="decimal"/>
      <w:pStyle w:val="57"/>
      <w:lvlText w:val="%1"/>
      <w:lvlJc w:val="left"/>
      <w:pPr>
        <w:tabs>
          <w:tab w:val="left" w:pos="420"/>
        </w:tabs>
        <w:ind w:left="420" w:hanging="420"/>
      </w:pPr>
      <w:rPr>
        <w:rFonts w:hint="eastAsia"/>
        <w:b/>
        <w:i w:val="0"/>
        <w:sz w:val="36"/>
      </w:rPr>
    </w:lvl>
    <w:lvl w:ilvl="1" w:tentative="0">
      <w:start w:val="1"/>
      <w:numFmt w:val="decimal"/>
      <w:pStyle w:val="58"/>
      <w:lvlText w:val="%1.%2"/>
      <w:lvlJc w:val="left"/>
      <w:pPr>
        <w:tabs>
          <w:tab w:val="left" w:pos="420"/>
        </w:tabs>
        <w:ind w:left="420" w:hanging="420"/>
      </w:pPr>
      <w:rPr>
        <w:rFonts w:hint="eastAsia"/>
        <w:b/>
        <w:i w:val="0"/>
        <w:sz w:val="30"/>
      </w:rPr>
    </w:lvl>
    <w:lvl w:ilvl="2" w:tentative="0">
      <w:start w:val="1"/>
      <w:numFmt w:val="decimal"/>
      <w:pStyle w:val="59"/>
      <w:lvlText w:val="2.4.%3.1"/>
      <w:lvlJc w:val="left"/>
      <w:pPr>
        <w:tabs>
          <w:tab w:val="left" w:pos="720"/>
        </w:tabs>
        <w:ind w:left="420" w:hanging="420"/>
      </w:pPr>
      <w:rPr>
        <w:rFonts w:hint="eastAsia"/>
        <w:b/>
        <w:i w:val="0"/>
        <w:sz w:val="24"/>
      </w:rPr>
    </w:lvl>
    <w:lvl w:ilvl="3" w:tentative="0">
      <w:start w:val="1"/>
      <w:numFmt w:val="decimal"/>
      <w:pStyle w:val="60"/>
      <w:lvlText w:val="%1.%2.%3.%4"/>
      <w:lvlJc w:val="left"/>
      <w:pPr>
        <w:tabs>
          <w:tab w:val="left" w:pos="720"/>
        </w:tabs>
        <w:ind w:left="420" w:hanging="420"/>
      </w:pPr>
      <w:rPr>
        <w:rFonts w:hint="eastAsia"/>
        <w:b/>
        <w:i w:val="0"/>
        <w:sz w:val="21"/>
      </w:rPr>
    </w:lvl>
    <w:lvl w:ilvl="4" w:tentative="0">
      <w:start w:val="1"/>
      <w:numFmt w:val="decimal"/>
      <w:lvlText w:val="%1.%2.%3.%4.%5"/>
      <w:lvlJc w:val="left"/>
      <w:pPr>
        <w:tabs>
          <w:tab w:val="left" w:pos="720"/>
        </w:tabs>
        <w:ind w:left="420" w:hanging="420"/>
      </w:pPr>
      <w:rPr>
        <w:rFonts w:hint="eastAsia"/>
        <w:b w:val="0"/>
        <w:i w:val="0"/>
        <w:sz w:val="18"/>
      </w:rPr>
    </w:lvl>
    <w:lvl w:ilvl="5" w:tentative="0">
      <w:start w:val="1"/>
      <w:numFmt w:val="decimal"/>
      <w:lvlText w:val="%1.%2.%3.%4.%5.%6"/>
      <w:lvlJc w:val="left"/>
      <w:pPr>
        <w:tabs>
          <w:tab w:val="left" w:pos="420"/>
        </w:tabs>
        <w:ind w:left="420" w:hanging="420"/>
      </w:pPr>
      <w:rPr>
        <w:rFonts w:hint="default"/>
      </w:rPr>
    </w:lvl>
    <w:lvl w:ilvl="6" w:tentative="0">
      <w:start w:val="1"/>
      <w:numFmt w:val="decimal"/>
      <w:lvlText w:val="%1.%2.%3.%4.%5.%6.%7"/>
      <w:lvlJc w:val="left"/>
      <w:pPr>
        <w:tabs>
          <w:tab w:val="left" w:pos="420"/>
        </w:tabs>
        <w:ind w:left="420" w:hanging="420"/>
      </w:pPr>
      <w:rPr>
        <w:rFonts w:hint="default"/>
      </w:rPr>
    </w:lvl>
    <w:lvl w:ilvl="7" w:tentative="0">
      <w:start w:val="1"/>
      <w:numFmt w:val="decimal"/>
      <w:lvlText w:val="%1.%2.%3.%4.%5.%6.%7.%8"/>
      <w:lvlJc w:val="left"/>
      <w:pPr>
        <w:tabs>
          <w:tab w:val="left" w:pos="420"/>
        </w:tabs>
        <w:ind w:left="420" w:hanging="420"/>
      </w:pPr>
      <w:rPr>
        <w:rFonts w:hint="default"/>
      </w:rPr>
    </w:lvl>
    <w:lvl w:ilvl="8" w:tentative="0">
      <w:start w:val="1"/>
      <w:numFmt w:val="decimal"/>
      <w:lvlText w:val="%1.%2.%3.%4.%5.%6.%7.%8.%9"/>
      <w:lvlJc w:val="left"/>
      <w:pPr>
        <w:tabs>
          <w:tab w:val="left" w:pos="420"/>
        </w:tabs>
        <w:ind w:left="420" w:hanging="420"/>
      </w:pPr>
      <w:rPr>
        <w:rFonts w:hint="default"/>
      </w:rPr>
    </w:lvl>
  </w:abstractNum>
  <w:abstractNum w:abstractNumId="2">
    <w:nsid w:val="378B2000"/>
    <w:multiLevelType w:val="multilevel"/>
    <w:tmpl w:val="378B2000"/>
    <w:lvl w:ilvl="0" w:tentative="0">
      <w:start w:val="1"/>
      <w:numFmt w:val="decimal"/>
      <w:lvlText w:val="%1、"/>
      <w:lvlJc w:val="left"/>
      <w:pPr>
        <w:ind w:left="785" w:hanging="360"/>
      </w:pPr>
      <w:rPr>
        <w:rFonts w:hint="eastAsia"/>
      </w:rPr>
    </w:lvl>
    <w:lvl w:ilvl="1" w:tentative="0">
      <w:start w:val="1"/>
      <w:numFmt w:val="lowerLetter"/>
      <w:lvlText w:val="%2)"/>
      <w:lvlJc w:val="left"/>
      <w:pPr>
        <w:ind w:left="1385" w:hanging="480"/>
      </w:pPr>
    </w:lvl>
    <w:lvl w:ilvl="2" w:tentative="0">
      <w:start w:val="1"/>
      <w:numFmt w:val="lowerRoman"/>
      <w:lvlText w:val="%3."/>
      <w:lvlJc w:val="right"/>
      <w:pPr>
        <w:ind w:left="1865" w:hanging="480"/>
      </w:pPr>
    </w:lvl>
    <w:lvl w:ilvl="3" w:tentative="0">
      <w:start w:val="1"/>
      <w:numFmt w:val="decimal"/>
      <w:lvlText w:val="%4."/>
      <w:lvlJc w:val="left"/>
      <w:pPr>
        <w:ind w:left="2345" w:hanging="480"/>
      </w:pPr>
    </w:lvl>
    <w:lvl w:ilvl="4" w:tentative="0">
      <w:start w:val="1"/>
      <w:numFmt w:val="lowerLetter"/>
      <w:lvlText w:val="%5)"/>
      <w:lvlJc w:val="left"/>
      <w:pPr>
        <w:ind w:left="2825" w:hanging="480"/>
      </w:pPr>
    </w:lvl>
    <w:lvl w:ilvl="5" w:tentative="0">
      <w:start w:val="1"/>
      <w:numFmt w:val="lowerRoman"/>
      <w:lvlText w:val="%6."/>
      <w:lvlJc w:val="right"/>
      <w:pPr>
        <w:ind w:left="3305" w:hanging="480"/>
      </w:pPr>
    </w:lvl>
    <w:lvl w:ilvl="6" w:tentative="0">
      <w:start w:val="1"/>
      <w:numFmt w:val="decimal"/>
      <w:lvlText w:val="%7."/>
      <w:lvlJc w:val="left"/>
      <w:pPr>
        <w:ind w:left="3785" w:hanging="480"/>
      </w:pPr>
    </w:lvl>
    <w:lvl w:ilvl="7" w:tentative="0">
      <w:start w:val="1"/>
      <w:numFmt w:val="lowerLetter"/>
      <w:lvlText w:val="%8)"/>
      <w:lvlJc w:val="left"/>
      <w:pPr>
        <w:ind w:left="4265" w:hanging="480"/>
      </w:pPr>
    </w:lvl>
    <w:lvl w:ilvl="8" w:tentative="0">
      <w:start w:val="1"/>
      <w:numFmt w:val="lowerRoman"/>
      <w:lvlText w:val="%9."/>
      <w:lvlJc w:val="right"/>
      <w:pPr>
        <w:ind w:left="4745" w:hanging="480"/>
      </w:pPr>
    </w:lvl>
  </w:abstractNum>
  <w:abstractNum w:abstractNumId="3">
    <w:nsid w:val="531476F3"/>
    <w:multiLevelType w:val="singleLevel"/>
    <w:tmpl w:val="531476F3"/>
    <w:lvl w:ilvl="0" w:tentative="0">
      <w:start w:val="1"/>
      <w:numFmt w:val="bullet"/>
      <w:pStyle w:val="62"/>
      <w:lvlText w:val=""/>
      <w:lvlJc w:val="left"/>
      <w:pPr>
        <w:tabs>
          <w:tab w:val="left" w:pos="425"/>
        </w:tabs>
        <w:ind w:left="425" w:hanging="425"/>
      </w:pPr>
      <w:rPr>
        <w:rFonts w:hint="default" w:ascii="Wingdings" w:hAnsi="Wingdings"/>
        <w:sz w:val="24"/>
      </w:rPr>
    </w:lvl>
  </w:abstractNum>
  <w:abstractNum w:abstractNumId="4">
    <w:nsid w:val="5A37381F"/>
    <w:multiLevelType w:val="singleLevel"/>
    <w:tmpl w:val="5A37381F"/>
    <w:lvl w:ilvl="0" w:tentative="0">
      <w:start w:val="2"/>
      <w:numFmt w:val="decimal"/>
      <w:suff w:val="nothing"/>
      <w:lvlText w:val="%1、"/>
      <w:lvlJc w:val="left"/>
    </w:lvl>
  </w:abstractNum>
  <w:abstractNum w:abstractNumId="5">
    <w:nsid w:val="67F2095E"/>
    <w:multiLevelType w:val="singleLevel"/>
    <w:tmpl w:val="67F2095E"/>
    <w:lvl w:ilvl="0" w:tentative="0">
      <w:start w:val="1"/>
      <w:numFmt w:val="bullet"/>
      <w:pStyle w:val="61"/>
      <w:lvlText w:val=""/>
      <w:lvlJc w:val="left"/>
      <w:pPr>
        <w:tabs>
          <w:tab w:val="left" w:pos="425"/>
        </w:tabs>
        <w:ind w:left="425" w:hanging="425"/>
      </w:pPr>
      <w:rPr>
        <w:rFonts w:hint="default" w:ascii="Wingdings" w:hAnsi="Wingdings"/>
        <w:sz w:val="16"/>
      </w:rPr>
    </w:lvl>
  </w:abstractNum>
  <w:num w:numId="1">
    <w:abstractNumId w:val="0"/>
  </w:num>
  <w:num w:numId="2">
    <w:abstractNumId w:val="1"/>
  </w:num>
  <w:num w:numId="3">
    <w:abstractNumId w:val="5"/>
  </w:num>
  <w:num w:numId="4">
    <w:abstractNumId w:val="3"/>
  </w:num>
  <w:num w:numId="5">
    <w:abstractNumId w:val="2"/>
  </w:num>
  <w:num w:numId="6">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 [2]">
    <w15:presenceInfo w15:providerId="WPS Office" w15:userId="412734114"/>
  </w15:person>
  <w15:person w15:author="~~~~~~~~~~~~">
    <w15:presenceInfo w15:providerId="None" w15:userId="~~~~~~~~~~~~"/>
  </w15:person>
  <w15:person w15:author="毕超">
    <w15:presenceInfo w15:providerId="Windows Live" w15:userId="54ea7dc4b0112c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trackRevisions w:val="1"/>
  <w:documentProtection w:enforcement="0"/>
  <w:defaultTabStop w:val="42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770F"/>
    <w:rsid w:val="0000022F"/>
    <w:rsid w:val="00000240"/>
    <w:rsid w:val="000005FC"/>
    <w:rsid w:val="000007F5"/>
    <w:rsid w:val="00000F83"/>
    <w:rsid w:val="00001560"/>
    <w:rsid w:val="000018A7"/>
    <w:rsid w:val="00001AF2"/>
    <w:rsid w:val="00001B38"/>
    <w:rsid w:val="00001B73"/>
    <w:rsid w:val="00001B80"/>
    <w:rsid w:val="00001D89"/>
    <w:rsid w:val="000025E8"/>
    <w:rsid w:val="00002801"/>
    <w:rsid w:val="00004AA4"/>
    <w:rsid w:val="00004C12"/>
    <w:rsid w:val="00004D0F"/>
    <w:rsid w:val="000058C3"/>
    <w:rsid w:val="00005DE6"/>
    <w:rsid w:val="00006294"/>
    <w:rsid w:val="000067BA"/>
    <w:rsid w:val="000067E7"/>
    <w:rsid w:val="00006F3A"/>
    <w:rsid w:val="000074CC"/>
    <w:rsid w:val="00007A00"/>
    <w:rsid w:val="000104C5"/>
    <w:rsid w:val="00010556"/>
    <w:rsid w:val="00010C70"/>
    <w:rsid w:val="00010F8B"/>
    <w:rsid w:val="0001189E"/>
    <w:rsid w:val="00011E24"/>
    <w:rsid w:val="00012B6A"/>
    <w:rsid w:val="00012F4F"/>
    <w:rsid w:val="0001380F"/>
    <w:rsid w:val="000138E6"/>
    <w:rsid w:val="00013A39"/>
    <w:rsid w:val="00013AD0"/>
    <w:rsid w:val="000141A0"/>
    <w:rsid w:val="0001467C"/>
    <w:rsid w:val="00014731"/>
    <w:rsid w:val="000147CA"/>
    <w:rsid w:val="00014868"/>
    <w:rsid w:val="0001491B"/>
    <w:rsid w:val="00015F0E"/>
    <w:rsid w:val="0001615D"/>
    <w:rsid w:val="000161D4"/>
    <w:rsid w:val="000163C9"/>
    <w:rsid w:val="00016B48"/>
    <w:rsid w:val="00017049"/>
    <w:rsid w:val="000170B5"/>
    <w:rsid w:val="000178CA"/>
    <w:rsid w:val="000179DC"/>
    <w:rsid w:val="0002020E"/>
    <w:rsid w:val="00020D56"/>
    <w:rsid w:val="00020EBA"/>
    <w:rsid w:val="00021F0F"/>
    <w:rsid w:val="00022033"/>
    <w:rsid w:val="00022129"/>
    <w:rsid w:val="0002293F"/>
    <w:rsid w:val="00022D0F"/>
    <w:rsid w:val="00022E14"/>
    <w:rsid w:val="00022E90"/>
    <w:rsid w:val="00023175"/>
    <w:rsid w:val="000231BF"/>
    <w:rsid w:val="000234C6"/>
    <w:rsid w:val="000235EC"/>
    <w:rsid w:val="00023659"/>
    <w:rsid w:val="00023A29"/>
    <w:rsid w:val="00023AEB"/>
    <w:rsid w:val="00023D4B"/>
    <w:rsid w:val="00024369"/>
    <w:rsid w:val="00024E61"/>
    <w:rsid w:val="000253F2"/>
    <w:rsid w:val="000256B9"/>
    <w:rsid w:val="00025E05"/>
    <w:rsid w:val="00025F46"/>
    <w:rsid w:val="00026076"/>
    <w:rsid w:val="00026296"/>
    <w:rsid w:val="000262D0"/>
    <w:rsid w:val="00026A74"/>
    <w:rsid w:val="00026F2E"/>
    <w:rsid w:val="000271B4"/>
    <w:rsid w:val="0002747D"/>
    <w:rsid w:val="000275A3"/>
    <w:rsid w:val="00027BB2"/>
    <w:rsid w:val="00027F5F"/>
    <w:rsid w:val="000307CF"/>
    <w:rsid w:val="0003129C"/>
    <w:rsid w:val="000312E9"/>
    <w:rsid w:val="00031608"/>
    <w:rsid w:val="00031702"/>
    <w:rsid w:val="00031735"/>
    <w:rsid w:val="00031C1D"/>
    <w:rsid w:val="00031CAC"/>
    <w:rsid w:val="00031F86"/>
    <w:rsid w:val="000326BB"/>
    <w:rsid w:val="00032AF2"/>
    <w:rsid w:val="00033507"/>
    <w:rsid w:val="00034887"/>
    <w:rsid w:val="0003498F"/>
    <w:rsid w:val="00034BC5"/>
    <w:rsid w:val="00034DD6"/>
    <w:rsid w:val="00035431"/>
    <w:rsid w:val="0003563C"/>
    <w:rsid w:val="000376C2"/>
    <w:rsid w:val="00037A8B"/>
    <w:rsid w:val="00040086"/>
    <w:rsid w:val="0004067A"/>
    <w:rsid w:val="000408AD"/>
    <w:rsid w:val="00040ED3"/>
    <w:rsid w:val="00041207"/>
    <w:rsid w:val="000419B4"/>
    <w:rsid w:val="00041B1F"/>
    <w:rsid w:val="0004261F"/>
    <w:rsid w:val="00042750"/>
    <w:rsid w:val="00042A81"/>
    <w:rsid w:val="00042AFB"/>
    <w:rsid w:val="000438AA"/>
    <w:rsid w:val="00043EDE"/>
    <w:rsid w:val="00044726"/>
    <w:rsid w:val="00044789"/>
    <w:rsid w:val="00044848"/>
    <w:rsid w:val="00044BBB"/>
    <w:rsid w:val="00044C9E"/>
    <w:rsid w:val="00044D97"/>
    <w:rsid w:val="000457E3"/>
    <w:rsid w:val="00045949"/>
    <w:rsid w:val="00046003"/>
    <w:rsid w:val="000469D4"/>
    <w:rsid w:val="00047224"/>
    <w:rsid w:val="00047257"/>
    <w:rsid w:val="00047E9B"/>
    <w:rsid w:val="0005039B"/>
    <w:rsid w:val="000505AF"/>
    <w:rsid w:val="00050674"/>
    <w:rsid w:val="000514A5"/>
    <w:rsid w:val="000514EF"/>
    <w:rsid w:val="00052031"/>
    <w:rsid w:val="0005496A"/>
    <w:rsid w:val="00054A16"/>
    <w:rsid w:val="00054DC3"/>
    <w:rsid w:val="00055BAE"/>
    <w:rsid w:val="00055BB2"/>
    <w:rsid w:val="00056139"/>
    <w:rsid w:val="0005645B"/>
    <w:rsid w:val="000564C7"/>
    <w:rsid w:val="0005656D"/>
    <w:rsid w:val="000574D6"/>
    <w:rsid w:val="0005780B"/>
    <w:rsid w:val="00060166"/>
    <w:rsid w:val="00060272"/>
    <w:rsid w:val="00060EB8"/>
    <w:rsid w:val="000615D0"/>
    <w:rsid w:val="00062279"/>
    <w:rsid w:val="000627BF"/>
    <w:rsid w:val="00062A3F"/>
    <w:rsid w:val="00063A77"/>
    <w:rsid w:val="00063CA4"/>
    <w:rsid w:val="000640AB"/>
    <w:rsid w:val="00064EF5"/>
    <w:rsid w:val="000655B8"/>
    <w:rsid w:val="00065702"/>
    <w:rsid w:val="0006576C"/>
    <w:rsid w:val="00065C96"/>
    <w:rsid w:val="00065D20"/>
    <w:rsid w:val="00065E6F"/>
    <w:rsid w:val="00065F55"/>
    <w:rsid w:val="00066519"/>
    <w:rsid w:val="000665B7"/>
    <w:rsid w:val="000672E5"/>
    <w:rsid w:val="00067AE4"/>
    <w:rsid w:val="00067F39"/>
    <w:rsid w:val="00067F96"/>
    <w:rsid w:val="00071D8B"/>
    <w:rsid w:val="00072A63"/>
    <w:rsid w:val="00072B18"/>
    <w:rsid w:val="00072E60"/>
    <w:rsid w:val="00073405"/>
    <w:rsid w:val="00073F36"/>
    <w:rsid w:val="00074B61"/>
    <w:rsid w:val="0007643D"/>
    <w:rsid w:val="0007699D"/>
    <w:rsid w:val="000774E3"/>
    <w:rsid w:val="0007773A"/>
    <w:rsid w:val="00077BDD"/>
    <w:rsid w:val="00077C99"/>
    <w:rsid w:val="00077CF2"/>
    <w:rsid w:val="00080993"/>
    <w:rsid w:val="00080C8C"/>
    <w:rsid w:val="00080DC7"/>
    <w:rsid w:val="0008116E"/>
    <w:rsid w:val="00081BBC"/>
    <w:rsid w:val="0008260E"/>
    <w:rsid w:val="0008289D"/>
    <w:rsid w:val="000828C0"/>
    <w:rsid w:val="00082BB5"/>
    <w:rsid w:val="0008357F"/>
    <w:rsid w:val="00083793"/>
    <w:rsid w:val="00083CBB"/>
    <w:rsid w:val="00083E1E"/>
    <w:rsid w:val="000851FB"/>
    <w:rsid w:val="00085640"/>
    <w:rsid w:val="00085BE3"/>
    <w:rsid w:val="0008605C"/>
    <w:rsid w:val="0008640F"/>
    <w:rsid w:val="000872FE"/>
    <w:rsid w:val="00090164"/>
    <w:rsid w:val="000911BA"/>
    <w:rsid w:val="0009132F"/>
    <w:rsid w:val="00091621"/>
    <w:rsid w:val="00092203"/>
    <w:rsid w:val="000926AF"/>
    <w:rsid w:val="00092E41"/>
    <w:rsid w:val="000936B4"/>
    <w:rsid w:val="00094404"/>
    <w:rsid w:val="0009453B"/>
    <w:rsid w:val="00094860"/>
    <w:rsid w:val="00094DA7"/>
    <w:rsid w:val="00094E50"/>
    <w:rsid w:val="0009554C"/>
    <w:rsid w:val="00096672"/>
    <w:rsid w:val="000966C8"/>
    <w:rsid w:val="000967D7"/>
    <w:rsid w:val="00096E6E"/>
    <w:rsid w:val="000A057D"/>
    <w:rsid w:val="000A0AD6"/>
    <w:rsid w:val="000A1AAC"/>
    <w:rsid w:val="000A1ABA"/>
    <w:rsid w:val="000A1E91"/>
    <w:rsid w:val="000A2434"/>
    <w:rsid w:val="000A25ED"/>
    <w:rsid w:val="000A303F"/>
    <w:rsid w:val="000A38F3"/>
    <w:rsid w:val="000A39A8"/>
    <w:rsid w:val="000A3F6D"/>
    <w:rsid w:val="000A4370"/>
    <w:rsid w:val="000A4A19"/>
    <w:rsid w:val="000A5081"/>
    <w:rsid w:val="000A5CBC"/>
    <w:rsid w:val="000A6215"/>
    <w:rsid w:val="000A6566"/>
    <w:rsid w:val="000A66F4"/>
    <w:rsid w:val="000A70D3"/>
    <w:rsid w:val="000A728E"/>
    <w:rsid w:val="000A72CB"/>
    <w:rsid w:val="000A7E11"/>
    <w:rsid w:val="000B0B0E"/>
    <w:rsid w:val="000B1E26"/>
    <w:rsid w:val="000B2267"/>
    <w:rsid w:val="000B32F9"/>
    <w:rsid w:val="000B3776"/>
    <w:rsid w:val="000B378D"/>
    <w:rsid w:val="000B3948"/>
    <w:rsid w:val="000B3A1B"/>
    <w:rsid w:val="000B3EEF"/>
    <w:rsid w:val="000B4280"/>
    <w:rsid w:val="000B4759"/>
    <w:rsid w:val="000B502B"/>
    <w:rsid w:val="000B54A4"/>
    <w:rsid w:val="000B5A22"/>
    <w:rsid w:val="000B6318"/>
    <w:rsid w:val="000B6335"/>
    <w:rsid w:val="000B6647"/>
    <w:rsid w:val="000B67C3"/>
    <w:rsid w:val="000B6EC9"/>
    <w:rsid w:val="000B75A9"/>
    <w:rsid w:val="000B7E1F"/>
    <w:rsid w:val="000C0753"/>
    <w:rsid w:val="000C0BFB"/>
    <w:rsid w:val="000C0D57"/>
    <w:rsid w:val="000C19BE"/>
    <w:rsid w:val="000C1ADB"/>
    <w:rsid w:val="000C203D"/>
    <w:rsid w:val="000C227B"/>
    <w:rsid w:val="000C3309"/>
    <w:rsid w:val="000C3B52"/>
    <w:rsid w:val="000C3F14"/>
    <w:rsid w:val="000C423C"/>
    <w:rsid w:val="000C45B2"/>
    <w:rsid w:val="000C523C"/>
    <w:rsid w:val="000C559C"/>
    <w:rsid w:val="000C5884"/>
    <w:rsid w:val="000C6148"/>
    <w:rsid w:val="000C627D"/>
    <w:rsid w:val="000C630E"/>
    <w:rsid w:val="000C63BC"/>
    <w:rsid w:val="000C63E0"/>
    <w:rsid w:val="000C703D"/>
    <w:rsid w:val="000C7FB7"/>
    <w:rsid w:val="000D0143"/>
    <w:rsid w:val="000D06EB"/>
    <w:rsid w:val="000D0C88"/>
    <w:rsid w:val="000D10ED"/>
    <w:rsid w:val="000D1454"/>
    <w:rsid w:val="000D14DC"/>
    <w:rsid w:val="000D167A"/>
    <w:rsid w:val="000D240F"/>
    <w:rsid w:val="000D241F"/>
    <w:rsid w:val="000D25F0"/>
    <w:rsid w:val="000D28AC"/>
    <w:rsid w:val="000D2A1A"/>
    <w:rsid w:val="000D372F"/>
    <w:rsid w:val="000D3EE5"/>
    <w:rsid w:val="000D705A"/>
    <w:rsid w:val="000D79C5"/>
    <w:rsid w:val="000D7B58"/>
    <w:rsid w:val="000E031F"/>
    <w:rsid w:val="000E0DBE"/>
    <w:rsid w:val="000E10CE"/>
    <w:rsid w:val="000E1610"/>
    <w:rsid w:val="000E1D2E"/>
    <w:rsid w:val="000E2798"/>
    <w:rsid w:val="000E2EF9"/>
    <w:rsid w:val="000E30BF"/>
    <w:rsid w:val="000E3CEA"/>
    <w:rsid w:val="000E4E83"/>
    <w:rsid w:val="000E4EFA"/>
    <w:rsid w:val="000E5667"/>
    <w:rsid w:val="000E6B3B"/>
    <w:rsid w:val="000F01F7"/>
    <w:rsid w:val="000F29B6"/>
    <w:rsid w:val="000F2D61"/>
    <w:rsid w:val="000F30E3"/>
    <w:rsid w:val="000F3E5F"/>
    <w:rsid w:val="000F3FEA"/>
    <w:rsid w:val="000F4569"/>
    <w:rsid w:val="000F46BA"/>
    <w:rsid w:val="000F47B3"/>
    <w:rsid w:val="000F4996"/>
    <w:rsid w:val="000F4DD5"/>
    <w:rsid w:val="000F5123"/>
    <w:rsid w:val="000F5887"/>
    <w:rsid w:val="000F5F8D"/>
    <w:rsid w:val="000F61DE"/>
    <w:rsid w:val="000F6773"/>
    <w:rsid w:val="001000C0"/>
    <w:rsid w:val="00100370"/>
    <w:rsid w:val="00100696"/>
    <w:rsid w:val="00100853"/>
    <w:rsid w:val="00100A8F"/>
    <w:rsid w:val="00101013"/>
    <w:rsid w:val="001017FC"/>
    <w:rsid w:val="00101853"/>
    <w:rsid w:val="001018CB"/>
    <w:rsid w:val="00101CAF"/>
    <w:rsid w:val="0010220D"/>
    <w:rsid w:val="00102601"/>
    <w:rsid w:val="001027E2"/>
    <w:rsid w:val="00102816"/>
    <w:rsid w:val="00102C73"/>
    <w:rsid w:val="00103E40"/>
    <w:rsid w:val="001042CB"/>
    <w:rsid w:val="00104966"/>
    <w:rsid w:val="00104BB5"/>
    <w:rsid w:val="001050A2"/>
    <w:rsid w:val="001058E9"/>
    <w:rsid w:val="00105D7E"/>
    <w:rsid w:val="0010610C"/>
    <w:rsid w:val="00106304"/>
    <w:rsid w:val="00106B49"/>
    <w:rsid w:val="00106D07"/>
    <w:rsid w:val="00106E3B"/>
    <w:rsid w:val="0010741D"/>
    <w:rsid w:val="001100D8"/>
    <w:rsid w:val="0011030F"/>
    <w:rsid w:val="00110C4C"/>
    <w:rsid w:val="00110F26"/>
    <w:rsid w:val="0011110A"/>
    <w:rsid w:val="001115F7"/>
    <w:rsid w:val="00112118"/>
    <w:rsid w:val="00112812"/>
    <w:rsid w:val="0011293A"/>
    <w:rsid w:val="001129A3"/>
    <w:rsid w:val="00112B0D"/>
    <w:rsid w:val="00112B7E"/>
    <w:rsid w:val="00112C34"/>
    <w:rsid w:val="00112CEC"/>
    <w:rsid w:val="00113A38"/>
    <w:rsid w:val="00113E73"/>
    <w:rsid w:val="001140CC"/>
    <w:rsid w:val="00114D44"/>
    <w:rsid w:val="00115E50"/>
    <w:rsid w:val="00116A8E"/>
    <w:rsid w:val="00117114"/>
    <w:rsid w:val="00117179"/>
    <w:rsid w:val="0011797E"/>
    <w:rsid w:val="00117B4A"/>
    <w:rsid w:val="00117E88"/>
    <w:rsid w:val="0012009F"/>
    <w:rsid w:val="00120380"/>
    <w:rsid w:val="00120A23"/>
    <w:rsid w:val="00120C3A"/>
    <w:rsid w:val="00120EC4"/>
    <w:rsid w:val="001210D3"/>
    <w:rsid w:val="001211C7"/>
    <w:rsid w:val="0012122D"/>
    <w:rsid w:val="00121717"/>
    <w:rsid w:val="00121B9F"/>
    <w:rsid w:val="00121F4F"/>
    <w:rsid w:val="0012211B"/>
    <w:rsid w:val="0012292E"/>
    <w:rsid w:val="001229EA"/>
    <w:rsid w:val="00122FB3"/>
    <w:rsid w:val="001238C8"/>
    <w:rsid w:val="00124545"/>
    <w:rsid w:val="001246D0"/>
    <w:rsid w:val="001248CE"/>
    <w:rsid w:val="0012506E"/>
    <w:rsid w:val="001251A3"/>
    <w:rsid w:val="0012555B"/>
    <w:rsid w:val="00125675"/>
    <w:rsid w:val="001256B8"/>
    <w:rsid w:val="001256FB"/>
    <w:rsid w:val="00125770"/>
    <w:rsid w:val="00125CBA"/>
    <w:rsid w:val="00125F38"/>
    <w:rsid w:val="001264DF"/>
    <w:rsid w:val="00126BE4"/>
    <w:rsid w:val="00127154"/>
    <w:rsid w:val="0012787A"/>
    <w:rsid w:val="00127CD8"/>
    <w:rsid w:val="001302D7"/>
    <w:rsid w:val="00130900"/>
    <w:rsid w:val="00130B36"/>
    <w:rsid w:val="00131341"/>
    <w:rsid w:val="00131575"/>
    <w:rsid w:val="00132044"/>
    <w:rsid w:val="0013208D"/>
    <w:rsid w:val="00132161"/>
    <w:rsid w:val="00132B54"/>
    <w:rsid w:val="00133281"/>
    <w:rsid w:val="00133611"/>
    <w:rsid w:val="0013379D"/>
    <w:rsid w:val="00133B01"/>
    <w:rsid w:val="00133B83"/>
    <w:rsid w:val="00134092"/>
    <w:rsid w:val="00134137"/>
    <w:rsid w:val="00135077"/>
    <w:rsid w:val="0013513C"/>
    <w:rsid w:val="001356C3"/>
    <w:rsid w:val="00135AE3"/>
    <w:rsid w:val="00135F14"/>
    <w:rsid w:val="00136C4D"/>
    <w:rsid w:val="0013729D"/>
    <w:rsid w:val="001379E4"/>
    <w:rsid w:val="00140027"/>
    <w:rsid w:val="00140BB9"/>
    <w:rsid w:val="001410BC"/>
    <w:rsid w:val="001412AB"/>
    <w:rsid w:val="001414AA"/>
    <w:rsid w:val="00141B92"/>
    <w:rsid w:val="001421F8"/>
    <w:rsid w:val="00142473"/>
    <w:rsid w:val="00142752"/>
    <w:rsid w:val="001428DF"/>
    <w:rsid w:val="00143D78"/>
    <w:rsid w:val="001446BD"/>
    <w:rsid w:val="001448C5"/>
    <w:rsid w:val="00144FC2"/>
    <w:rsid w:val="001456A3"/>
    <w:rsid w:val="00146197"/>
    <w:rsid w:val="00146224"/>
    <w:rsid w:val="001470A0"/>
    <w:rsid w:val="00147124"/>
    <w:rsid w:val="00147679"/>
    <w:rsid w:val="001476B5"/>
    <w:rsid w:val="00147B12"/>
    <w:rsid w:val="00147F8A"/>
    <w:rsid w:val="00150010"/>
    <w:rsid w:val="0015024C"/>
    <w:rsid w:val="00150E3E"/>
    <w:rsid w:val="001512DF"/>
    <w:rsid w:val="001512E5"/>
    <w:rsid w:val="001516E6"/>
    <w:rsid w:val="00152FB9"/>
    <w:rsid w:val="00153673"/>
    <w:rsid w:val="00153AAA"/>
    <w:rsid w:val="00153FF7"/>
    <w:rsid w:val="00154318"/>
    <w:rsid w:val="0015431C"/>
    <w:rsid w:val="0015462B"/>
    <w:rsid w:val="00154F87"/>
    <w:rsid w:val="00155190"/>
    <w:rsid w:val="00155396"/>
    <w:rsid w:val="00155519"/>
    <w:rsid w:val="001555AB"/>
    <w:rsid w:val="00155670"/>
    <w:rsid w:val="0015576C"/>
    <w:rsid w:val="00155A89"/>
    <w:rsid w:val="00157DC1"/>
    <w:rsid w:val="00157E2F"/>
    <w:rsid w:val="00160169"/>
    <w:rsid w:val="0016035C"/>
    <w:rsid w:val="00160A41"/>
    <w:rsid w:val="00160F45"/>
    <w:rsid w:val="00160F5B"/>
    <w:rsid w:val="00160FF7"/>
    <w:rsid w:val="0016174A"/>
    <w:rsid w:val="001617BF"/>
    <w:rsid w:val="00161C19"/>
    <w:rsid w:val="001627C6"/>
    <w:rsid w:val="0016316C"/>
    <w:rsid w:val="0016389E"/>
    <w:rsid w:val="00163D42"/>
    <w:rsid w:val="001646B7"/>
    <w:rsid w:val="00164B3C"/>
    <w:rsid w:val="00164C90"/>
    <w:rsid w:val="00165058"/>
    <w:rsid w:val="001658E9"/>
    <w:rsid w:val="00165B0E"/>
    <w:rsid w:val="00165BF2"/>
    <w:rsid w:val="00165D57"/>
    <w:rsid w:val="00166367"/>
    <w:rsid w:val="00166874"/>
    <w:rsid w:val="001678D0"/>
    <w:rsid w:val="001679AD"/>
    <w:rsid w:val="00167FD4"/>
    <w:rsid w:val="00170B1C"/>
    <w:rsid w:val="00170F40"/>
    <w:rsid w:val="00171EC1"/>
    <w:rsid w:val="0017246D"/>
    <w:rsid w:val="00172D56"/>
    <w:rsid w:val="00173204"/>
    <w:rsid w:val="00174434"/>
    <w:rsid w:val="00174B81"/>
    <w:rsid w:val="00174E71"/>
    <w:rsid w:val="00175352"/>
    <w:rsid w:val="00175EBB"/>
    <w:rsid w:val="00175FC2"/>
    <w:rsid w:val="001769C5"/>
    <w:rsid w:val="0017715D"/>
    <w:rsid w:val="001771C3"/>
    <w:rsid w:val="00177332"/>
    <w:rsid w:val="0017761A"/>
    <w:rsid w:val="0017792A"/>
    <w:rsid w:val="00177A03"/>
    <w:rsid w:val="00177D24"/>
    <w:rsid w:val="00180274"/>
    <w:rsid w:val="00180460"/>
    <w:rsid w:val="00180A61"/>
    <w:rsid w:val="00180B9D"/>
    <w:rsid w:val="0018131B"/>
    <w:rsid w:val="001817A6"/>
    <w:rsid w:val="0018339A"/>
    <w:rsid w:val="00183ED6"/>
    <w:rsid w:val="00184FC4"/>
    <w:rsid w:val="00185564"/>
    <w:rsid w:val="001859E9"/>
    <w:rsid w:val="0018656C"/>
    <w:rsid w:val="001869C5"/>
    <w:rsid w:val="00186C63"/>
    <w:rsid w:val="00187429"/>
    <w:rsid w:val="001879D5"/>
    <w:rsid w:val="00187B6D"/>
    <w:rsid w:val="00187E0C"/>
    <w:rsid w:val="0019056F"/>
    <w:rsid w:val="00191602"/>
    <w:rsid w:val="00191B85"/>
    <w:rsid w:val="00191B92"/>
    <w:rsid w:val="0019247E"/>
    <w:rsid w:val="00192978"/>
    <w:rsid w:val="00192C32"/>
    <w:rsid w:val="00192C38"/>
    <w:rsid w:val="00192C4F"/>
    <w:rsid w:val="00192EA1"/>
    <w:rsid w:val="00192FA9"/>
    <w:rsid w:val="00193BD5"/>
    <w:rsid w:val="00194665"/>
    <w:rsid w:val="00194A9E"/>
    <w:rsid w:val="00194BCE"/>
    <w:rsid w:val="00194F6F"/>
    <w:rsid w:val="001956E6"/>
    <w:rsid w:val="0019776F"/>
    <w:rsid w:val="00197A77"/>
    <w:rsid w:val="00197BCB"/>
    <w:rsid w:val="00197BE2"/>
    <w:rsid w:val="00197EA2"/>
    <w:rsid w:val="001A033A"/>
    <w:rsid w:val="001A0F12"/>
    <w:rsid w:val="001A124F"/>
    <w:rsid w:val="001A19FA"/>
    <w:rsid w:val="001A1E79"/>
    <w:rsid w:val="001A1EE3"/>
    <w:rsid w:val="001A1FEA"/>
    <w:rsid w:val="001A238D"/>
    <w:rsid w:val="001A252E"/>
    <w:rsid w:val="001A2AC4"/>
    <w:rsid w:val="001A32C6"/>
    <w:rsid w:val="001A37E1"/>
    <w:rsid w:val="001A3EF7"/>
    <w:rsid w:val="001A4A79"/>
    <w:rsid w:val="001A5A47"/>
    <w:rsid w:val="001A64D2"/>
    <w:rsid w:val="001A69CE"/>
    <w:rsid w:val="001A6D1B"/>
    <w:rsid w:val="001A736E"/>
    <w:rsid w:val="001A74B4"/>
    <w:rsid w:val="001A7628"/>
    <w:rsid w:val="001A7647"/>
    <w:rsid w:val="001B03D5"/>
    <w:rsid w:val="001B05FB"/>
    <w:rsid w:val="001B09A4"/>
    <w:rsid w:val="001B0E42"/>
    <w:rsid w:val="001B141C"/>
    <w:rsid w:val="001B149C"/>
    <w:rsid w:val="001B1D94"/>
    <w:rsid w:val="001B208B"/>
    <w:rsid w:val="001B250A"/>
    <w:rsid w:val="001B29D4"/>
    <w:rsid w:val="001B2E78"/>
    <w:rsid w:val="001B3BE2"/>
    <w:rsid w:val="001B46F4"/>
    <w:rsid w:val="001B4865"/>
    <w:rsid w:val="001B4F0E"/>
    <w:rsid w:val="001B53E8"/>
    <w:rsid w:val="001B59B7"/>
    <w:rsid w:val="001B5ED1"/>
    <w:rsid w:val="001B62D9"/>
    <w:rsid w:val="001B6861"/>
    <w:rsid w:val="001B68C0"/>
    <w:rsid w:val="001B7B29"/>
    <w:rsid w:val="001C0BCC"/>
    <w:rsid w:val="001C1439"/>
    <w:rsid w:val="001C2854"/>
    <w:rsid w:val="001C2857"/>
    <w:rsid w:val="001C2934"/>
    <w:rsid w:val="001C3BFC"/>
    <w:rsid w:val="001C3C54"/>
    <w:rsid w:val="001C3DCA"/>
    <w:rsid w:val="001C3E3E"/>
    <w:rsid w:val="001C4164"/>
    <w:rsid w:val="001C42CB"/>
    <w:rsid w:val="001C4751"/>
    <w:rsid w:val="001C49F2"/>
    <w:rsid w:val="001C4A0D"/>
    <w:rsid w:val="001C4FDF"/>
    <w:rsid w:val="001C50AE"/>
    <w:rsid w:val="001C5587"/>
    <w:rsid w:val="001C57FA"/>
    <w:rsid w:val="001C58C1"/>
    <w:rsid w:val="001C5C37"/>
    <w:rsid w:val="001C5D34"/>
    <w:rsid w:val="001C6274"/>
    <w:rsid w:val="001C6518"/>
    <w:rsid w:val="001C684B"/>
    <w:rsid w:val="001C6AEE"/>
    <w:rsid w:val="001C7338"/>
    <w:rsid w:val="001C73A7"/>
    <w:rsid w:val="001C75ED"/>
    <w:rsid w:val="001D087B"/>
    <w:rsid w:val="001D0CF0"/>
    <w:rsid w:val="001D1CC0"/>
    <w:rsid w:val="001D211E"/>
    <w:rsid w:val="001D3020"/>
    <w:rsid w:val="001D5274"/>
    <w:rsid w:val="001D61B0"/>
    <w:rsid w:val="001D63A7"/>
    <w:rsid w:val="001D6BDF"/>
    <w:rsid w:val="001D6E1E"/>
    <w:rsid w:val="001D741B"/>
    <w:rsid w:val="001D744F"/>
    <w:rsid w:val="001D7F82"/>
    <w:rsid w:val="001E0008"/>
    <w:rsid w:val="001E04B6"/>
    <w:rsid w:val="001E130A"/>
    <w:rsid w:val="001E165F"/>
    <w:rsid w:val="001E1872"/>
    <w:rsid w:val="001E20DC"/>
    <w:rsid w:val="001E32E2"/>
    <w:rsid w:val="001E39DF"/>
    <w:rsid w:val="001E3A76"/>
    <w:rsid w:val="001E4207"/>
    <w:rsid w:val="001E4600"/>
    <w:rsid w:val="001E4ED4"/>
    <w:rsid w:val="001E51D0"/>
    <w:rsid w:val="001E5216"/>
    <w:rsid w:val="001E5450"/>
    <w:rsid w:val="001E589B"/>
    <w:rsid w:val="001E5B68"/>
    <w:rsid w:val="001E5C58"/>
    <w:rsid w:val="001E6026"/>
    <w:rsid w:val="001E6A2E"/>
    <w:rsid w:val="001E6B08"/>
    <w:rsid w:val="001E6DB0"/>
    <w:rsid w:val="001F044A"/>
    <w:rsid w:val="001F0513"/>
    <w:rsid w:val="001F060A"/>
    <w:rsid w:val="001F0EF3"/>
    <w:rsid w:val="001F13E7"/>
    <w:rsid w:val="001F17DE"/>
    <w:rsid w:val="001F19D8"/>
    <w:rsid w:val="001F1ADD"/>
    <w:rsid w:val="001F24A8"/>
    <w:rsid w:val="001F2A4B"/>
    <w:rsid w:val="001F4044"/>
    <w:rsid w:val="001F4737"/>
    <w:rsid w:val="001F53AF"/>
    <w:rsid w:val="001F5C1B"/>
    <w:rsid w:val="001F6178"/>
    <w:rsid w:val="001F65A8"/>
    <w:rsid w:val="001F68EF"/>
    <w:rsid w:val="001F706B"/>
    <w:rsid w:val="001F712C"/>
    <w:rsid w:val="001F7911"/>
    <w:rsid w:val="001F7D78"/>
    <w:rsid w:val="00200880"/>
    <w:rsid w:val="00200B42"/>
    <w:rsid w:val="00201668"/>
    <w:rsid w:val="002016CA"/>
    <w:rsid w:val="00201CAF"/>
    <w:rsid w:val="00202437"/>
    <w:rsid w:val="00202607"/>
    <w:rsid w:val="00202E01"/>
    <w:rsid w:val="002036D0"/>
    <w:rsid w:val="00203767"/>
    <w:rsid w:val="00204115"/>
    <w:rsid w:val="002041AF"/>
    <w:rsid w:val="00204602"/>
    <w:rsid w:val="00204AD3"/>
    <w:rsid w:val="00204FC5"/>
    <w:rsid w:val="00204FFA"/>
    <w:rsid w:val="0020501F"/>
    <w:rsid w:val="00205671"/>
    <w:rsid w:val="00205692"/>
    <w:rsid w:val="00205883"/>
    <w:rsid w:val="002061A1"/>
    <w:rsid w:val="00206413"/>
    <w:rsid w:val="002064F4"/>
    <w:rsid w:val="0020654F"/>
    <w:rsid w:val="0020655D"/>
    <w:rsid w:val="00207B34"/>
    <w:rsid w:val="00207C8B"/>
    <w:rsid w:val="00210BD9"/>
    <w:rsid w:val="00210E93"/>
    <w:rsid w:val="002115E9"/>
    <w:rsid w:val="002116FB"/>
    <w:rsid w:val="002118B6"/>
    <w:rsid w:val="002120F3"/>
    <w:rsid w:val="00212103"/>
    <w:rsid w:val="00212AB8"/>
    <w:rsid w:val="00212E38"/>
    <w:rsid w:val="00213B96"/>
    <w:rsid w:val="00213D7C"/>
    <w:rsid w:val="00213FBA"/>
    <w:rsid w:val="00214B0E"/>
    <w:rsid w:val="00215888"/>
    <w:rsid w:val="00215A71"/>
    <w:rsid w:val="00215E18"/>
    <w:rsid w:val="002161CC"/>
    <w:rsid w:val="00216451"/>
    <w:rsid w:val="0021659E"/>
    <w:rsid w:val="0021666F"/>
    <w:rsid w:val="00216C20"/>
    <w:rsid w:val="00216EFB"/>
    <w:rsid w:val="00217660"/>
    <w:rsid w:val="00217D1E"/>
    <w:rsid w:val="0022029C"/>
    <w:rsid w:val="002203F0"/>
    <w:rsid w:val="00220425"/>
    <w:rsid w:val="00220E94"/>
    <w:rsid w:val="00221128"/>
    <w:rsid w:val="002216A2"/>
    <w:rsid w:val="00221F40"/>
    <w:rsid w:val="0022240F"/>
    <w:rsid w:val="00222A60"/>
    <w:rsid w:val="00222DBB"/>
    <w:rsid w:val="00222F59"/>
    <w:rsid w:val="00223134"/>
    <w:rsid w:val="0022394C"/>
    <w:rsid w:val="0022488F"/>
    <w:rsid w:val="00224895"/>
    <w:rsid w:val="00224AB0"/>
    <w:rsid w:val="002252C7"/>
    <w:rsid w:val="002258A6"/>
    <w:rsid w:val="00225B1E"/>
    <w:rsid w:val="00225E17"/>
    <w:rsid w:val="002262E7"/>
    <w:rsid w:val="00226BB0"/>
    <w:rsid w:val="0022754B"/>
    <w:rsid w:val="00227FDD"/>
    <w:rsid w:val="00230011"/>
    <w:rsid w:val="002305F1"/>
    <w:rsid w:val="0023067A"/>
    <w:rsid w:val="00231083"/>
    <w:rsid w:val="002314DE"/>
    <w:rsid w:val="00232AC7"/>
    <w:rsid w:val="00232F53"/>
    <w:rsid w:val="0023326A"/>
    <w:rsid w:val="002332B5"/>
    <w:rsid w:val="002338DA"/>
    <w:rsid w:val="00233CD8"/>
    <w:rsid w:val="00233D66"/>
    <w:rsid w:val="00233E74"/>
    <w:rsid w:val="00234150"/>
    <w:rsid w:val="00234214"/>
    <w:rsid w:val="0023495B"/>
    <w:rsid w:val="00235033"/>
    <w:rsid w:val="002354C1"/>
    <w:rsid w:val="00236132"/>
    <w:rsid w:val="002365DA"/>
    <w:rsid w:val="00236800"/>
    <w:rsid w:val="002368E1"/>
    <w:rsid w:val="00236AE3"/>
    <w:rsid w:val="00236F08"/>
    <w:rsid w:val="00237277"/>
    <w:rsid w:val="00237418"/>
    <w:rsid w:val="002374C5"/>
    <w:rsid w:val="00237668"/>
    <w:rsid w:val="002379F4"/>
    <w:rsid w:val="00237DFC"/>
    <w:rsid w:val="0024058B"/>
    <w:rsid w:val="0024074F"/>
    <w:rsid w:val="00241A87"/>
    <w:rsid w:val="00241C87"/>
    <w:rsid w:val="00241D62"/>
    <w:rsid w:val="00242D52"/>
    <w:rsid w:val="0024300B"/>
    <w:rsid w:val="00243F5F"/>
    <w:rsid w:val="00244039"/>
    <w:rsid w:val="002444D1"/>
    <w:rsid w:val="002449B6"/>
    <w:rsid w:val="00244B86"/>
    <w:rsid w:val="00244CDA"/>
    <w:rsid w:val="0024546A"/>
    <w:rsid w:val="00245AAD"/>
    <w:rsid w:val="002463BC"/>
    <w:rsid w:val="0024689C"/>
    <w:rsid w:val="00246922"/>
    <w:rsid w:val="002470D4"/>
    <w:rsid w:val="0024750E"/>
    <w:rsid w:val="00247C85"/>
    <w:rsid w:val="00247CF2"/>
    <w:rsid w:val="002504E6"/>
    <w:rsid w:val="0025082C"/>
    <w:rsid w:val="00250A24"/>
    <w:rsid w:val="002512BF"/>
    <w:rsid w:val="002517DE"/>
    <w:rsid w:val="002525E8"/>
    <w:rsid w:val="00253E6E"/>
    <w:rsid w:val="00254426"/>
    <w:rsid w:val="00254CAD"/>
    <w:rsid w:val="00254D1E"/>
    <w:rsid w:val="002556AA"/>
    <w:rsid w:val="00255813"/>
    <w:rsid w:val="00255B6B"/>
    <w:rsid w:val="00255D3F"/>
    <w:rsid w:val="00257045"/>
    <w:rsid w:val="0025727D"/>
    <w:rsid w:val="00257558"/>
    <w:rsid w:val="00257E0B"/>
    <w:rsid w:val="00257E30"/>
    <w:rsid w:val="002613E3"/>
    <w:rsid w:val="00261914"/>
    <w:rsid w:val="00261EE8"/>
    <w:rsid w:val="00262E0E"/>
    <w:rsid w:val="00263200"/>
    <w:rsid w:val="00263CB1"/>
    <w:rsid w:val="00263E33"/>
    <w:rsid w:val="00263EDD"/>
    <w:rsid w:val="00264FC7"/>
    <w:rsid w:val="002650E5"/>
    <w:rsid w:val="002651FE"/>
    <w:rsid w:val="0026570E"/>
    <w:rsid w:val="0026622E"/>
    <w:rsid w:val="0026623F"/>
    <w:rsid w:val="00266425"/>
    <w:rsid w:val="00266A8F"/>
    <w:rsid w:val="002672C8"/>
    <w:rsid w:val="0026777E"/>
    <w:rsid w:val="00270B3F"/>
    <w:rsid w:val="00270E70"/>
    <w:rsid w:val="0027126C"/>
    <w:rsid w:val="002713ED"/>
    <w:rsid w:val="00271484"/>
    <w:rsid w:val="00271598"/>
    <w:rsid w:val="00271793"/>
    <w:rsid w:val="00271C46"/>
    <w:rsid w:val="002720F0"/>
    <w:rsid w:val="0027213A"/>
    <w:rsid w:val="00272286"/>
    <w:rsid w:val="00272397"/>
    <w:rsid w:val="00272C20"/>
    <w:rsid w:val="00273A21"/>
    <w:rsid w:val="0027434C"/>
    <w:rsid w:val="00274C4D"/>
    <w:rsid w:val="002754D8"/>
    <w:rsid w:val="00275502"/>
    <w:rsid w:val="00275822"/>
    <w:rsid w:val="00275D37"/>
    <w:rsid w:val="002762DF"/>
    <w:rsid w:val="002767BE"/>
    <w:rsid w:val="00276FCD"/>
    <w:rsid w:val="00277C5E"/>
    <w:rsid w:val="00277F1A"/>
    <w:rsid w:val="002806E7"/>
    <w:rsid w:val="00280C49"/>
    <w:rsid w:val="002813B7"/>
    <w:rsid w:val="00281A3F"/>
    <w:rsid w:val="00281F70"/>
    <w:rsid w:val="00282810"/>
    <w:rsid w:val="002833D8"/>
    <w:rsid w:val="0028361E"/>
    <w:rsid w:val="00284F9D"/>
    <w:rsid w:val="002858B2"/>
    <w:rsid w:val="00285F17"/>
    <w:rsid w:val="002873B7"/>
    <w:rsid w:val="002874CE"/>
    <w:rsid w:val="00291873"/>
    <w:rsid w:val="00291E58"/>
    <w:rsid w:val="00292058"/>
    <w:rsid w:val="00292252"/>
    <w:rsid w:val="0029231E"/>
    <w:rsid w:val="00292965"/>
    <w:rsid w:val="00292B3B"/>
    <w:rsid w:val="002935D8"/>
    <w:rsid w:val="00293994"/>
    <w:rsid w:val="002939D9"/>
    <w:rsid w:val="00293CE3"/>
    <w:rsid w:val="00293D27"/>
    <w:rsid w:val="00293EF5"/>
    <w:rsid w:val="00294E5B"/>
    <w:rsid w:val="00294EE4"/>
    <w:rsid w:val="00294FC5"/>
    <w:rsid w:val="002955CD"/>
    <w:rsid w:val="00295633"/>
    <w:rsid w:val="002957EB"/>
    <w:rsid w:val="0029583B"/>
    <w:rsid w:val="00296571"/>
    <w:rsid w:val="00296A40"/>
    <w:rsid w:val="00296A95"/>
    <w:rsid w:val="00297362"/>
    <w:rsid w:val="0029758E"/>
    <w:rsid w:val="00297D04"/>
    <w:rsid w:val="00297E43"/>
    <w:rsid w:val="00297FE9"/>
    <w:rsid w:val="002A0438"/>
    <w:rsid w:val="002A06CE"/>
    <w:rsid w:val="002A2188"/>
    <w:rsid w:val="002A21D6"/>
    <w:rsid w:val="002A2390"/>
    <w:rsid w:val="002A2537"/>
    <w:rsid w:val="002A272A"/>
    <w:rsid w:val="002A30C8"/>
    <w:rsid w:val="002A49EB"/>
    <w:rsid w:val="002A4F2F"/>
    <w:rsid w:val="002A501D"/>
    <w:rsid w:val="002A5193"/>
    <w:rsid w:val="002A58E2"/>
    <w:rsid w:val="002A60C4"/>
    <w:rsid w:val="002A63B3"/>
    <w:rsid w:val="002A6534"/>
    <w:rsid w:val="002A74C7"/>
    <w:rsid w:val="002A7B6B"/>
    <w:rsid w:val="002A7F44"/>
    <w:rsid w:val="002B02D8"/>
    <w:rsid w:val="002B0F3C"/>
    <w:rsid w:val="002B23C9"/>
    <w:rsid w:val="002B2799"/>
    <w:rsid w:val="002B2D06"/>
    <w:rsid w:val="002B36D2"/>
    <w:rsid w:val="002B41A1"/>
    <w:rsid w:val="002B42A4"/>
    <w:rsid w:val="002B45AD"/>
    <w:rsid w:val="002B487E"/>
    <w:rsid w:val="002B4E9E"/>
    <w:rsid w:val="002B59BA"/>
    <w:rsid w:val="002B6147"/>
    <w:rsid w:val="002B64FC"/>
    <w:rsid w:val="002B65D3"/>
    <w:rsid w:val="002B7195"/>
    <w:rsid w:val="002B751A"/>
    <w:rsid w:val="002B7629"/>
    <w:rsid w:val="002C03AD"/>
    <w:rsid w:val="002C082C"/>
    <w:rsid w:val="002C0D3D"/>
    <w:rsid w:val="002C1095"/>
    <w:rsid w:val="002C145A"/>
    <w:rsid w:val="002C1605"/>
    <w:rsid w:val="002C1620"/>
    <w:rsid w:val="002C2559"/>
    <w:rsid w:val="002C2792"/>
    <w:rsid w:val="002C2BB8"/>
    <w:rsid w:val="002C3218"/>
    <w:rsid w:val="002C3A20"/>
    <w:rsid w:val="002C417F"/>
    <w:rsid w:val="002C453F"/>
    <w:rsid w:val="002C4616"/>
    <w:rsid w:val="002C46B7"/>
    <w:rsid w:val="002C46DA"/>
    <w:rsid w:val="002C4E4A"/>
    <w:rsid w:val="002C4EBF"/>
    <w:rsid w:val="002C519C"/>
    <w:rsid w:val="002C53B7"/>
    <w:rsid w:val="002C551A"/>
    <w:rsid w:val="002C57F3"/>
    <w:rsid w:val="002C6111"/>
    <w:rsid w:val="002C68A7"/>
    <w:rsid w:val="002C6FB2"/>
    <w:rsid w:val="002C7E1C"/>
    <w:rsid w:val="002D0500"/>
    <w:rsid w:val="002D0C18"/>
    <w:rsid w:val="002D0DA6"/>
    <w:rsid w:val="002D2B7D"/>
    <w:rsid w:val="002D30C2"/>
    <w:rsid w:val="002D369C"/>
    <w:rsid w:val="002D3789"/>
    <w:rsid w:val="002D38C1"/>
    <w:rsid w:val="002D3CEE"/>
    <w:rsid w:val="002D4553"/>
    <w:rsid w:val="002D4C0B"/>
    <w:rsid w:val="002D54B4"/>
    <w:rsid w:val="002D5944"/>
    <w:rsid w:val="002D5C77"/>
    <w:rsid w:val="002D5D07"/>
    <w:rsid w:val="002D673A"/>
    <w:rsid w:val="002D6FCF"/>
    <w:rsid w:val="002D7794"/>
    <w:rsid w:val="002D7892"/>
    <w:rsid w:val="002D78C5"/>
    <w:rsid w:val="002D7F70"/>
    <w:rsid w:val="002E0043"/>
    <w:rsid w:val="002E066A"/>
    <w:rsid w:val="002E0E37"/>
    <w:rsid w:val="002E0E92"/>
    <w:rsid w:val="002E1464"/>
    <w:rsid w:val="002E14D9"/>
    <w:rsid w:val="002E2D95"/>
    <w:rsid w:val="002E3994"/>
    <w:rsid w:val="002E3C26"/>
    <w:rsid w:val="002E3C52"/>
    <w:rsid w:val="002E4639"/>
    <w:rsid w:val="002E4774"/>
    <w:rsid w:val="002E47BC"/>
    <w:rsid w:val="002E4EE6"/>
    <w:rsid w:val="002E5459"/>
    <w:rsid w:val="002E5722"/>
    <w:rsid w:val="002E62AE"/>
    <w:rsid w:val="002E66ED"/>
    <w:rsid w:val="002E6907"/>
    <w:rsid w:val="002E6BDF"/>
    <w:rsid w:val="002E6C6D"/>
    <w:rsid w:val="002E701F"/>
    <w:rsid w:val="002E736E"/>
    <w:rsid w:val="002E7513"/>
    <w:rsid w:val="002E76AF"/>
    <w:rsid w:val="002F02EB"/>
    <w:rsid w:val="002F082E"/>
    <w:rsid w:val="002F0E76"/>
    <w:rsid w:val="002F184E"/>
    <w:rsid w:val="002F1C9F"/>
    <w:rsid w:val="002F1DEC"/>
    <w:rsid w:val="002F1F06"/>
    <w:rsid w:val="002F27C6"/>
    <w:rsid w:val="002F2C8A"/>
    <w:rsid w:val="002F33BD"/>
    <w:rsid w:val="002F347B"/>
    <w:rsid w:val="002F42B1"/>
    <w:rsid w:val="002F4A86"/>
    <w:rsid w:val="002F5513"/>
    <w:rsid w:val="002F5D1C"/>
    <w:rsid w:val="002F6030"/>
    <w:rsid w:val="002F6292"/>
    <w:rsid w:val="002F63B0"/>
    <w:rsid w:val="002F7104"/>
    <w:rsid w:val="002F740F"/>
    <w:rsid w:val="002F77EB"/>
    <w:rsid w:val="00300401"/>
    <w:rsid w:val="0030049A"/>
    <w:rsid w:val="003008F4"/>
    <w:rsid w:val="00300B13"/>
    <w:rsid w:val="00300B8E"/>
    <w:rsid w:val="003011FA"/>
    <w:rsid w:val="003013CD"/>
    <w:rsid w:val="0030149B"/>
    <w:rsid w:val="00301C92"/>
    <w:rsid w:val="00301E08"/>
    <w:rsid w:val="003021B0"/>
    <w:rsid w:val="003026F5"/>
    <w:rsid w:val="003027B7"/>
    <w:rsid w:val="0030326E"/>
    <w:rsid w:val="00304193"/>
    <w:rsid w:val="00304551"/>
    <w:rsid w:val="0030494D"/>
    <w:rsid w:val="0030580C"/>
    <w:rsid w:val="00305BF1"/>
    <w:rsid w:val="003062C8"/>
    <w:rsid w:val="0030640A"/>
    <w:rsid w:val="00306731"/>
    <w:rsid w:val="00306A36"/>
    <w:rsid w:val="00306E7D"/>
    <w:rsid w:val="003070DB"/>
    <w:rsid w:val="00307898"/>
    <w:rsid w:val="003079AC"/>
    <w:rsid w:val="00307CC2"/>
    <w:rsid w:val="00307CCB"/>
    <w:rsid w:val="003101C3"/>
    <w:rsid w:val="0031031C"/>
    <w:rsid w:val="003108BB"/>
    <w:rsid w:val="003108E7"/>
    <w:rsid w:val="00311A8A"/>
    <w:rsid w:val="00311B7C"/>
    <w:rsid w:val="00311DAC"/>
    <w:rsid w:val="00311FB5"/>
    <w:rsid w:val="0031218D"/>
    <w:rsid w:val="00312357"/>
    <w:rsid w:val="00312B14"/>
    <w:rsid w:val="00312E0D"/>
    <w:rsid w:val="003136DE"/>
    <w:rsid w:val="003142F2"/>
    <w:rsid w:val="003144F4"/>
    <w:rsid w:val="003147D2"/>
    <w:rsid w:val="003151B7"/>
    <w:rsid w:val="00315792"/>
    <w:rsid w:val="003161E0"/>
    <w:rsid w:val="00316D45"/>
    <w:rsid w:val="00316F97"/>
    <w:rsid w:val="00317BB6"/>
    <w:rsid w:val="00320A63"/>
    <w:rsid w:val="0032135F"/>
    <w:rsid w:val="0032138A"/>
    <w:rsid w:val="0032157E"/>
    <w:rsid w:val="00321955"/>
    <w:rsid w:val="00321F34"/>
    <w:rsid w:val="00321FEF"/>
    <w:rsid w:val="00322194"/>
    <w:rsid w:val="00322EB0"/>
    <w:rsid w:val="00323E4A"/>
    <w:rsid w:val="00324481"/>
    <w:rsid w:val="00325EDD"/>
    <w:rsid w:val="0032647F"/>
    <w:rsid w:val="00327C86"/>
    <w:rsid w:val="00327FCF"/>
    <w:rsid w:val="003306EC"/>
    <w:rsid w:val="00330807"/>
    <w:rsid w:val="003312C1"/>
    <w:rsid w:val="00331C84"/>
    <w:rsid w:val="00331D73"/>
    <w:rsid w:val="00332B8E"/>
    <w:rsid w:val="003333B0"/>
    <w:rsid w:val="003335B0"/>
    <w:rsid w:val="0033392F"/>
    <w:rsid w:val="003342D1"/>
    <w:rsid w:val="00334C3E"/>
    <w:rsid w:val="00335B2C"/>
    <w:rsid w:val="00336ACB"/>
    <w:rsid w:val="00336C55"/>
    <w:rsid w:val="00337A71"/>
    <w:rsid w:val="00337CC4"/>
    <w:rsid w:val="003407FA"/>
    <w:rsid w:val="0034083D"/>
    <w:rsid w:val="003411BD"/>
    <w:rsid w:val="00341213"/>
    <w:rsid w:val="0034163E"/>
    <w:rsid w:val="00341739"/>
    <w:rsid w:val="00342844"/>
    <w:rsid w:val="003428F2"/>
    <w:rsid w:val="00342BE3"/>
    <w:rsid w:val="00344155"/>
    <w:rsid w:val="00345C22"/>
    <w:rsid w:val="00346D39"/>
    <w:rsid w:val="00347A3B"/>
    <w:rsid w:val="00347BF5"/>
    <w:rsid w:val="003503BB"/>
    <w:rsid w:val="003504CB"/>
    <w:rsid w:val="003505CE"/>
    <w:rsid w:val="00350665"/>
    <w:rsid w:val="0035114E"/>
    <w:rsid w:val="00351989"/>
    <w:rsid w:val="00351D97"/>
    <w:rsid w:val="003523DA"/>
    <w:rsid w:val="00353D0A"/>
    <w:rsid w:val="0035450B"/>
    <w:rsid w:val="0035456F"/>
    <w:rsid w:val="003549C0"/>
    <w:rsid w:val="00354AFA"/>
    <w:rsid w:val="00354B74"/>
    <w:rsid w:val="00354CB5"/>
    <w:rsid w:val="00355160"/>
    <w:rsid w:val="00355AA1"/>
    <w:rsid w:val="00355BB7"/>
    <w:rsid w:val="00355E5D"/>
    <w:rsid w:val="003560B2"/>
    <w:rsid w:val="00356FC6"/>
    <w:rsid w:val="003579F4"/>
    <w:rsid w:val="00357C99"/>
    <w:rsid w:val="0036007C"/>
    <w:rsid w:val="00360517"/>
    <w:rsid w:val="00360BB0"/>
    <w:rsid w:val="00360CB4"/>
    <w:rsid w:val="00360EF8"/>
    <w:rsid w:val="003614D3"/>
    <w:rsid w:val="00361809"/>
    <w:rsid w:val="00361E88"/>
    <w:rsid w:val="00362107"/>
    <w:rsid w:val="00363596"/>
    <w:rsid w:val="00363807"/>
    <w:rsid w:val="00363D44"/>
    <w:rsid w:val="00363F6F"/>
    <w:rsid w:val="003647CA"/>
    <w:rsid w:val="00364879"/>
    <w:rsid w:val="00364955"/>
    <w:rsid w:val="00364DC5"/>
    <w:rsid w:val="00365537"/>
    <w:rsid w:val="00365BB2"/>
    <w:rsid w:val="00365C3F"/>
    <w:rsid w:val="003661A4"/>
    <w:rsid w:val="003662DC"/>
    <w:rsid w:val="00367716"/>
    <w:rsid w:val="00367792"/>
    <w:rsid w:val="0036797D"/>
    <w:rsid w:val="003679BC"/>
    <w:rsid w:val="0037012A"/>
    <w:rsid w:val="00370354"/>
    <w:rsid w:val="00370A4E"/>
    <w:rsid w:val="00370A5F"/>
    <w:rsid w:val="0037103B"/>
    <w:rsid w:val="00371388"/>
    <w:rsid w:val="00371AD8"/>
    <w:rsid w:val="00371CB3"/>
    <w:rsid w:val="00372C00"/>
    <w:rsid w:val="00372F3C"/>
    <w:rsid w:val="0037345B"/>
    <w:rsid w:val="00373B4D"/>
    <w:rsid w:val="0037432F"/>
    <w:rsid w:val="00374A1B"/>
    <w:rsid w:val="00374B7F"/>
    <w:rsid w:val="00374E26"/>
    <w:rsid w:val="003751F5"/>
    <w:rsid w:val="00375C4F"/>
    <w:rsid w:val="00375F44"/>
    <w:rsid w:val="003761CF"/>
    <w:rsid w:val="003764CD"/>
    <w:rsid w:val="00377096"/>
    <w:rsid w:val="003773DC"/>
    <w:rsid w:val="00377A2A"/>
    <w:rsid w:val="00377A33"/>
    <w:rsid w:val="00377A66"/>
    <w:rsid w:val="00377F54"/>
    <w:rsid w:val="00380584"/>
    <w:rsid w:val="00380D86"/>
    <w:rsid w:val="00381756"/>
    <w:rsid w:val="00381849"/>
    <w:rsid w:val="00381D48"/>
    <w:rsid w:val="0038285F"/>
    <w:rsid w:val="003828BA"/>
    <w:rsid w:val="00383155"/>
    <w:rsid w:val="003832B5"/>
    <w:rsid w:val="003838DA"/>
    <w:rsid w:val="00383D50"/>
    <w:rsid w:val="00384174"/>
    <w:rsid w:val="00384465"/>
    <w:rsid w:val="0038491E"/>
    <w:rsid w:val="00385F16"/>
    <w:rsid w:val="0038604E"/>
    <w:rsid w:val="00386B2C"/>
    <w:rsid w:val="00386DE5"/>
    <w:rsid w:val="003871D8"/>
    <w:rsid w:val="0038738C"/>
    <w:rsid w:val="0038778E"/>
    <w:rsid w:val="00390F4D"/>
    <w:rsid w:val="0039140B"/>
    <w:rsid w:val="003915AA"/>
    <w:rsid w:val="00391C74"/>
    <w:rsid w:val="00391C79"/>
    <w:rsid w:val="00391CB2"/>
    <w:rsid w:val="00393E4A"/>
    <w:rsid w:val="003945BB"/>
    <w:rsid w:val="00394BA0"/>
    <w:rsid w:val="003959C2"/>
    <w:rsid w:val="00395F62"/>
    <w:rsid w:val="00395F70"/>
    <w:rsid w:val="00396DC5"/>
    <w:rsid w:val="00397F5B"/>
    <w:rsid w:val="003A0AF4"/>
    <w:rsid w:val="003A1541"/>
    <w:rsid w:val="003A1D44"/>
    <w:rsid w:val="003A201C"/>
    <w:rsid w:val="003A2587"/>
    <w:rsid w:val="003A26FE"/>
    <w:rsid w:val="003A27BC"/>
    <w:rsid w:val="003A2B4A"/>
    <w:rsid w:val="003A2B79"/>
    <w:rsid w:val="003A2D68"/>
    <w:rsid w:val="003A2E93"/>
    <w:rsid w:val="003A31F0"/>
    <w:rsid w:val="003A3537"/>
    <w:rsid w:val="003A59B2"/>
    <w:rsid w:val="003A5C59"/>
    <w:rsid w:val="003A6112"/>
    <w:rsid w:val="003A6372"/>
    <w:rsid w:val="003A642D"/>
    <w:rsid w:val="003A657D"/>
    <w:rsid w:val="003A751C"/>
    <w:rsid w:val="003A75C0"/>
    <w:rsid w:val="003A7623"/>
    <w:rsid w:val="003B00BD"/>
    <w:rsid w:val="003B0FF9"/>
    <w:rsid w:val="003B11D0"/>
    <w:rsid w:val="003B13A4"/>
    <w:rsid w:val="003B2756"/>
    <w:rsid w:val="003B31F1"/>
    <w:rsid w:val="003B333F"/>
    <w:rsid w:val="003B3FA6"/>
    <w:rsid w:val="003B4010"/>
    <w:rsid w:val="003B4F73"/>
    <w:rsid w:val="003B5793"/>
    <w:rsid w:val="003B5F90"/>
    <w:rsid w:val="003B66A2"/>
    <w:rsid w:val="003B676B"/>
    <w:rsid w:val="003C03DA"/>
    <w:rsid w:val="003C06A9"/>
    <w:rsid w:val="003C08CF"/>
    <w:rsid w:val="003C0ACF"/>
    <w:rsid w:val="003C0E2E"/>
    <w:rsid w:val="003C0E5C"/>
    <w:rsid w:val="003C1107"/>
    <w:rsid w:val="003C16A4"/>
    <w:rsid w:val="003C1C3E"/>
    <w:rsid w:val="003C34EC"/>
    <w:rsid w:val="003C3541"/>
    <w:rsid w:val="003C3615"/>
    <w:rsid w:val="003C3A53"/>
    <w:rsid w:val="003C3C3E"/>
    <w:rsid w:val="003C3DAE"/>
    <w:rsid w:val="003C4200"/>
    <w:rsid w:val="003C5415"/>
    <w:rsid w:val="003C5447"/>
    <w:rsid w:val="003C5544"/>
    <w:rsid w:val="003C573E"/>
    <w:rsid w:val="003C59D5"/>
    <w:rsid w:val="003C5A46"/>
    <w:rsid w:val="003C61D0"/>
    <w:rsid w:val="003C645B"/>
    <w:rsid w:val="003C6697"/>
    <w:rsid w:val="003C7A76"/>
    <w:rsid w:val="003C7CFD"/>
    <w:rsid w:val="003C7DEF"/>
    <w:rsid w:val="003C7F9B"/>
    <w:rsid w:val="003D0799"/>
    <w:rsid w:val="003D11DF"/>
    <w:rsid w:val="003D1EC5"/>
    <w:rsid w:val="003D22F4"/>
    <w:rsid w:val="003D311F"/>
    <w:rsid w:val="003D3394"/>
    <w:rsid w:val="003D3741"/>
    <w:rsid w:val="003D3A26"/>
    <w:rsid w:val="003D3B1B"/>
    <w:rsid w:val="003D4933"/>
    <w:rsid w:val="003D495E"/>
    <w:rsid w:val="003D4C03"/>
    <w:rsid w:val="003D5818"/>
    <w:rsid w:val="003D5B8F"/>
    <w:rsid w:val="003D6159"/>
    <w:rsid w:val="003D634F"/>
    <w:rsid w:val="003D717C"/>
    <w:rsid w:val="003D7240"/>
    <w:rsid w:val="003D7659"/>
    <w:rsid w:val="003E07A0"/>
    <w:rsid w:val="003E0816"/>
    <w:rsid w:val="003E158E"/>
    <w:rsid w:val="003E1615"/>
    <w:rsid w:val="003E1757"/>
    <w:rsid w:val="003E2A21"/>
    <w:rsid w:val="003E2A99"/>
    <w:rsid w:val="003E30B5"/>
    <w:rsid w:val="003E33DD"/>
    <w:rsid w:val="003E3FC1"/>
    <w:rsid w:val="003E4F01"/>
    <w:rsid w:val="003E55AE"/>
    <w:rsid w:val="003E5B71"/>
    <w:rsid w:val="003E5E77"/>
    <w:rsid w:val="003E5EF3"/>
    <w:rsid w:val="003E6935"/>
    <w:rsid w:val="003E6A2A"/>
    <w:rsid w:val="003E6A6A"/>
    <w:rsid w:val="003E6F2C"/>
    <w:rsid w:val="003E6F3B"/>
    <w:rsid w:val="003E79CA"/>
    <w:rsid w:val="003F057D"/>
    <w:rsid w:val="003F0656"/>
    <w:rsid w:val="003F11B1"/>
    <w:rsid w:val="003F187C"/>
    <w:rsid w:val="003F2894"/>
    <w:rsid w:val="003F3531"/>
    <w:rsid w:val="003F35E3"/>
    <w:rsid w:val="003F38C4"/>
    <w:rsid w:val="003F39CF"/>
    <w:rsid w:val="003F49F9"/>
    <w:rsid w:val="003F4BB3"/>
    <w:rsid w:val="003F4F88"/>
    <w:rsid w:val="003F5B15"/>
    <w:rsid w:val="003F66A4"/>
    <w:rsid w:val="003F695A"/>
    <w:rsid w:val="003F6ECF"/>
    <w:rsid w:val="003F7327"/>
    <w:rsid w:val="003F77A5"/>
    <w:rsid w:val="003F7A50"/>
    <w:rsid w:val="003F7B7D"/>
    <w:rsid w:val="003F7BEB"/>
    <w:rsid w:val="004006E5"/>
    <w:rsid w:val="00400B41"/>
    <w:rsid w:val="00400D99"/>
    <w:rsid w:val="00401010"/>
    <w:rsid w:val="004015DC"/>
    <w:rsid w:val="00401786"/>
    <w:rsid w:val="00401A3C"/>
    <w:rsid w:val="00401C38"/>
    <w:rsid w:val="00402144"/>
    <w:rsid w:val="00402FC2"/>
    <w:rsid w:val="004035F3"/>
    <w:rsid w:val="004036EC"/>
    <w:rsid w:val="0040370C"/>
    <w:rsid w:val="00403F47"/>
    <w:rsid w:val="00404661"/>
    <w:rsid w:val="00404665"/>
    <w:rsid w:val="004049B5"/>
    <w:rsid w:val="00404DAC"/>
    <w:rsid w:val="00404E60"/>
    <w:rsid w:val="00404FFC"/>
    <w:rsid w:val="0040551C"/>
    <w:rsid w:val="00405A45"/>
    <w:rsid w:val="004068C4"/>
    <w:rsid w:val="00406C63"/>
    <w:rsid w:val="00406C7C"/>
    <w:rsid w:val="00407876"/>
    <w:rsid w:val="00407E59"/>
    <w:rsid w:val="00410123"/>
    <w:rsid w:val="00410EAF"/>
    <w:rsid w:val="0041117D"/>
    <w:rsid w:val="0041167F"/>
    <w:rsid w:val="004116EF"/>
    <w:rsid w:val="00411916"/>
    <w:rsid w:val="00411F4A"/>
    <w:rsid w:val="0041223C"/>
    <w:rsid w:val="004125D1"/>
    <w:rsid w:val="0041357E"/>
    <w:rsid w:val="00414133"/>
    <w:rsid w:val="00414408"/>
    <w:rsid w:val="004145D5"/>
    <w:rsid w:val="0041460D"/>
    <w:rsid w:val="00414655"/>
    <w:rsid w:val="0041509B"/>
    <w:rsid w:val="00415E66"/>
    <w:rsid w:val="0041623F"/>
    <w:rsid w:val="0041637B"/>
    <w:rsid w:val="00416910"/>
    <w:rsid w:val="00416D92"/>
    <w:rsid w:val="00417075"/>
    <w:rsid w:val="0042111A"/>
    <w:rsid w:val="00421680"/>
    <w:rsid w:val="004219A5"/>
    <w:rsid w:val="004223C5"/>
    <w:rsid w:val="0042325F"/>
    <w:rsid w:val="004235AA"/>
    <w:rsid w:val="00423BC7"/>
    <w:rsid w:val="0042402A"/>
    <w:rsid w:val="00424B4C"/>
    <w:rsid w:val="00424ED7"/>
    <w:rsid w:val="00425304"/>
    <w:rsid w:val="00425840"/>
    <w:rsid w:val="00426196"/>
    <w:rsid w:val="00426D2A"/>
    <w:rsid w:val="00426FEB"/>
    <w:rsid w:val="004270BE"/>
    <w:rsid w:val="00427146"/>
    <w:rsid w:val="004271D4"/>
    <w:rsid w:val="004272BB"/>
    <w:rsid w:val="004273EC"/>
    <w:rsid w:val="00427DE1"/>
    <w:rsid w:val="0043013B"/>
    <w:rsid w:val="004308F3"/>
    <w:rsid w:val="00430CEA"/>
    <w:rsid w:val="0043111C"/>
    <w:rsid w:val="00431131"/>
    <w:rsid w:val="00431ACE"/>
    <w:rsid w:val="00431C3B"/>
    <w:rsid w:val="00431DD5"/>
    <w:rsid w:val="00432716"/>
    <w:rsid w:val="00432FB3"/>
    <w:rsid w:val="0043303F"/>
    <w:rsid w:val="004334C9"/>
    <w:rsid w:val="004340CB"/>
    <w:rsid w:val="00434681"/>
    <w:rsid w:val="00434939"/>
    <w:rsid w:val="00434A3A"/>
    <w:rsid w:val="00435837"/>
    <w:rsid w:val="00435C5D"/>
    <w:rsid w:val="0043630B"/>
    <w:rsid w:val="004363A9"/>
    <w:rsid w:val="0043741D"/>
    <w:rsid w:val="00437C4B"/>
    <w:rsid w:val="004402FD"/>
    <w:rsid w:val="00441138"/>
    <w:rsid w:val="0044123D"/>
    <w:rsid w:val="004413F9"/>
    <w:rsid w:val="00441D93"/>
    <w:rsid w:val="004425B6"/>
    <w:rsid w:val="0044317B"/>
    <w:rsid w:val="004443A8"/>
    <w:rsid w:val="00444A82"/>
    <w:rsid w:val="004455CB"/>
    <w:rsid w:val="0044578B"/>
    <w:rsid w:val="00445F54"/>
    <w:rsid w:val="00446142"/>
    <w:rsid w:val="0044625D"/>
    <w:rsid w:val="0044661A"/>
    <w:rsid w:val="004468EB"/>
    <w:rsid w:val="00447990"/>
    <w:rsid w:val="00447B56"/>
    <w:rsid w:val="0045031E"/>
    <w:rsid w:val="004507D7"/>
    <w:rsid w:val="00450DD8"/>
    <w:rsid w:val="00450ED3"/>
    <w:rsid w:val="00450EF2"/>
    <w:rsid w:val="00451026"/>
    <w:rsid w:val="0045170B"/>
    <w:rsid w:val="00451A8A"/>
    <w:rsid w:val="00451B45"/>
    <w:rsid w:val="00451D10"/>
    <w:rsid w:val="0045209B"/>
    <w:rsid w:val="00452FCD"/>
    <w:rsid w:val="0045306C"/>
    <w:rsid w:val="00453A01"/>
    <w:rsid w:val="00453F13"/>
    <w:rsid w:val="00454120"/>
    <w:rsid w:val="00454424"/>
    <w:rsid w:val="0045485C"/>
    <w:rsid w:val="00454AEF"/>
    <w:rsid w:val="00454C14"/>
    <w:rsid w:val="004550FB"/>
    <w:rsid w:val="004551C6"/>
    <w:rsid w:val="00455220"/>
    <w:rsid w:val="00455C1B"/>
    <w:rsid w:val="00456199"/>
    <w:rsid w:val="004564BA"/>
    <w:rsid w:val="004568CD"/>
    <w:rsid w:val="004568FB"/>
    <w:rsid w:val="00457A4E"/>
    <w:rsid w:val="0046064F"/>
    <w:rsid w:val="00460AB6"/>
    <w:rsid w:val="0046112B"/>
    <w:rsid w:val="004614E9"/>
    <w:rsid w:val="00461A1C"/>
    <w:rsid w:val="00461AA7"/>
    <w:rsid w:val="00462386"/>
    <w:rsid w:val="004629DF"/>
    <w:rsid w:val="00462A7A"/>
    <w:rsid w:val="00464366"/>
    <w:rsid w:val="00464B99"/>
    <w:rsid w:val="00464EA2"/>
    <w:rsid w:val="00464F93"/>
    <w:rsid w:val="004655BF"/>
    <w:rsid w:val="004657F0"/>
    <w:rsid w:val="00465854"/>
    <w:rsid w:val="004666AF"/>
    <w:rsid w:val="0046670B"/>
    <w:rsid w:val="00466C8B"/>
    <w:rsid w:val="00466E04"/>
    <w:rsid w:val="00470151"/>
    <w:rsid w:val="0047031B"/>
    <w:rsid w:val="004703CC"/>
    <w:rsid w:val="00471B5D"/>
    <w:rsid w:val="00471C8A"/>
    <w:rsid w:val="00472864"/>
    <w:rsid w:val="0047298A"/>
    <w:rsid w:val="00473616"/>
    <w:rsid w:val="00473AD2"/>
    <w:rsid w:val="00473DFC"/>
    <w:rsid w:val="004745A1"/>
    <w:rsid w:val="004758E6"/>
    <w:rsid w:val="004758F7"/>
    <w:rsid w:val="00475F52"/>
    <w:rsid w:val="0047621B"/>
    <w:rsid w:val="0047670E"/>
    <w:rsid w:val="00477050"/>
    <w:rsid w:val="00477338"/>
    <w:rsid w:val="004779C7"/>
    <w:rsid w:val="00477A48"/>
    <w:rsid w:val="00477AE3"/>
    <w:rsid w:val="00480819"/>
    <w:rsid w:val="00480CD1"/>
    <w:rsid w:val="00480D40"/>
    <w:rsid w:val="004811B1"/>
    <w:rsid w:val="00482306"/>
    <w:rsid w:val="004828FD"/>
    <w:rsid w:val="004835A1"/>
    <w:rsid w:val="004837DE"/>
    <w:rsid w:val="004838B4"/>
    <w:rsid w:val="00483FE3"/>
    <w:rsid w:val="0048459B"/>
    <w:rsid w:val="00484CCC"/>
    <w:rsid w:val="004856F5"/>
    <w:rsid w:val="0048596F"/>
    <w:rsid w:val="004862BD"/>
    <w:rsid w:val="004863DE"/>
    <w:rsid w:val="00486B23"/>
    <w:rsid w:val="00487356"/>
    <w:rsid w:val="004874F7"/>
    <w:rsid w:val="00487517"/>
    <w:rsid w:val="00487770"/>
    <w:rsid w:val="004879DA"/>
    <w:rsid w:val="00487B39"/>
    <w:rsid w:val="00487F57"/>
    <w:rsid w:val="004902FA"/>
    <w:rsid w:val="00490684"/>
    <w:rsid w:val="00490832"/>
    <w:rsid w:val="00490C6D"/>
    <w:rsid w:val="0049230C"/>
    <w:rsid w:val="0049249F"/>
    <w:rsid w:val="0049267C"/>
    <w:rsid w:val="00492920"/>
    <w:rsid w:val="00492926"/>
    <w:rsid w:val="004930AD"/>
    <w:rsid w:val="004934A9"/>
    <w:rsid w:val="0049383D"/>
    <w:rsid w:val="004941AF"/>
    <w:rsid w:val="00494558"/>
    <w:rsid w:val="00494D91"/>
    <w:rsid w:val="00494E79"/>
    <w:rsid w:val="00495CD6"/>
    <w:rsid w:val="00495E56"/>
    <w:rsid w:val="00495EEE"/>
    <w:rsid w:val="00495F57"/>
    <w:rsid w:val="00495F88"/>
    <w:rsid w:val="00496329"/>
    <w:rsid w:val="0049659A"/>
    <w:rsid w:val="00496C6C"/>
    <w:rsid w:val="0049795E"/>
    <w:rsid w:val="00497C03"/>
    <w:rsid w:val="004A3677"/>
    <w:rsid w:val="004A3E71"/>
    <w:rsid w:val="004A4107"/>
    <w:rsid w:val="004A497D"/>
    <w:rsid w:val="004A49E2"/>
    <w:rsid w:val="004A54B5"/>
    <w:rsid w:val="004A6F4C"/>
    <w:rsid w:val="004A6FAB"/>
    <w:rsid w:val="004A7036"/>
    <w:rsid w:val="004A75EE"/>
    <w:rsid w:val="004A7FCD"/>
    <w:rsid w:val="004B06E4"/>
    <w:rsid w:val="004B075E"/>
    <w:rsid w:val="004B08E5"/>
    <w:rsid w:val="004B0BD4"/>
    <w:rsid w:val="004B0D72"/>
    <w:rsid w:val="004B1227"/>
    <w:rsid w:val="004B1624"/>
    <w:rsid w:val="004B16D7"/>
    <w:rsid w:val="004B1F45"/>
    <w:rsid w:val="004B2F5E"/>
    <w:rsid w:val="004B30AB"/>
    <w:rsid w:val="004B36BF"/>
    <w:rsid w:val="004B3958"/>
    <w:rsid w:val="004B4D63"/>
    <w:rsid w:val="004B624E"/>
    <w:rsid w:val="004B6360"/>
    <w:rsid w:val="004B644D"/>
    <w:rsid w:val="004B68B3"/>
    <w:rsid w:val="004B6C9F"/>
    <w:rsid w:val="004B6D1D"/>
    <w:rsid w:val="004B6EF9"/>
    <w:rsid w:val="004B7393"/>
    <w:rsid w:val="004C07D8"/>
    <w:rsid w:val="004C092B"/>
    <w:rsid w:val="004C094E"/>
    <w:rsid w:val="004C1753"/>
    <w:rsid w:val="004C1FB8"/>
    <w:rsid w:val="004C20CC"/>
    <w:rsid w:val="004C22DC"/>
    <w:rsid w:val="004C2825"/>
    <w:rsid w:val="004C2937"/>
    <w:rsid w:val="004C3252"/>
    <w:rsid w:val="004C34E8"/>
    <w:rsid w:val="004C38DC"/>
    <w:rsid w:val="004C3C6B"/>
    <w:rsid w:val="004C4E35"/>
    <w:rsid w:val="004C56BE"/>
    <w:rsid w:val="004C5975"/>
    <w:rsid w:val="004C5D18"/>
    <w:rsid w:val="004C5E74"/>
    <w:rsid w:val="004C5EAB"/>
    <w:rsid w:val="004C69ED"/>
    <w:rsid w:val="004C7107"/>
    <w:rsid w:val="004C7E5E"/>
    <w:rsid w:val="004D044F"/>
    <w:rsid w:val="004D13D4"/>
    <w:rsid w:val="004D14FA"/>
    <w:rsid w:val="004D1802"/>
    <w:rsid w:val="004D1AD8"/>
    <w:rsid w:val="004D2099"/>
    <w:rsid w:val="004D216E"/>
    <w:rsid w:val="004D3555"/>
    <w:rsid w:val="004D3A5F"/>
    <w:rsid w:val="004D3E72"/>
    <w:rsid w:val="004D3F66"/>
    <w:rsid w:val="004D4341"/>
    <w:rsid w:val="004D448A"/>
    <w:rsid w:val="004D4D9B"/>
    <w:rsid w:val="004D4FE3"/>
    <w:rsid w:val="004D5063"/>
    <w:rsid w:val="004D51C4"/>
    <w:rsid w:val="004D5BEE"/>
    <w:rsid w:val="004D5C97"/>
    <w:rsid w:val="004D6593"/>
    <w:rsid w:val="004D6B58"/>
    <w:rsid w:val="004D6DD7"/>
    <w:rsid w:val="004D70A9"/>
    <w:rsid w:val="004D78AA"/>
    <w:rsid w:val="004D7CCB"/>
    <w:rsid w:val="004D7D30"/>
    <w:rsid w:val="004E0403"/>
    <w:rsid w:val="004E0618"/>
    <w:rsid w:val="004E0A8D"/>
    <w:rsid w:val="004E0DBA"/>
    <w:rsid w:val="004E1D1C"/>
    <w:rsid w:val="004E1F5A"/>
    <w:rsid w:val="004E234A"/>
    <w:rsid w:val="004E4622"/>
    <w:rsid w:val="004E595C"/>
    <w:rsid w:val="004E59F5"/>
    <w:rsid w:val="004E5A83"/>
    <w:rsid w:val="004E5AB0"/>
    <w:rsid w:val="004E5E67"/>
    <w:rsid w:val="004E6146"/>
    <w:rsid w:val="004E707F"/>
    <w:rsid w:val="004E7286"/>
    <w:rsid w:val="004E733A"/>
    <w:rsid w:val="004F05CB"/>
    <w:rsid w:val="004F06E4"/>
    <w:rsid w:val="004F0CDA"/>
    <w:rsid w:val="004F19C1"/>
    <w:rsid w:val="004F2F70"/>
    <w:rsid w:val="004F3655"/>
    <w:rsid w:val="004F38CD"/>
    <w:rsid w:val="004F398E"/>
    <w:rsid w:val="004F3AAC"/>
    <w:rsid w:val="004F451A"/>
    <w:rsid w:val="004F4A02"/>
    <w:rsid w:val="004F4F72"/>
    <w:rsid w:val="004F50C4"/>
    <w:rsid w:val="004F523B"/>
    <w:rsid w:val="004F552C"/>
    <w:rsid w:val="004F5790"/>
    <w:rsid w:val="004F5C71"/>
    <w:rsid w:val="004F5F3A"/>
    <w:rsid w:val="004F6415"/>
    <w:rsid w:val="004F6D56"/>
    <w:rsid w:val="004F7129"/>
    <w:rsid w:val="004F77E3"/>
    <w:rsid w:val="004F7A42"/>
    <w:rsid w:val="00500226"/>
    <w:rsid w:val="00500662"/>
    <w:rsid w:val="0050066A"/>
    <w:rsid w:val="0050083A"/>
    <w:rsid w:val="00500F30"/>
    <w:rsid w:val="0050110E"/>
    <w:rsid w:val="005024EA"/>
    <w:rsid w:val="00502E55"/>
    <w:rsid w:val="005039C4"/>
    <w:rsid w:val="00506BA7"/>
    <w:rsid w:val="00506CA3"/>
    <w:rsid w:val="005072DB"/>
    <w:rsid w:val="005102D7"/>
    <w:rsid w:val="005104FB"/>
    <w:rsid w:val="005105AC"/>
    <w:rsid w:val="005107B2"/>
    <w:rsid w:val="00510E0F"/>
    <w:rsid w:val="00510F67"/>
    <w:rsid w:val="00511152"/>
    <w:rsid w:val="00511487"/>
    <w:rsid w:val="005116F2"/>
    <w:rsid w:val="005117E9"/>
    <w:rsid w:val="005119B5"/>
    <w:rsid w:val="00511B16"/>
    <w:rsid w:val="00511C3A"/>
    <w:rsid w:val="00511C82"/>
    <w:rsid w:val="00512346"/>
    <w:rsid w:val="0051283A"/>
    <w:rsid w:val="00512D60"/>
    <w:rsid w:val="00513151"/>
    <w:rsid w:val="0051347A"/>
    <w:rsid w:val="00513D5F"/>
    <w:rsid w:val="00514290"/>
    <w:rsid w:val="0051454B"/>
    <w:rsid w:val="00514681"/>
    <w:rsid w:val="00514A9A"/>
    <w:rsid w:val="00514C19"/>
    <w:rsid w:val="00515AE0"/>
    <w:rsid w:val="005163A1"/>
    <w:rsid w:val="005167D9"/>
    <w:rsid w:val="00516872"/>
    <w:rsid w:val="00516DEF"/>
    <w:rsid w:val="005179FB"/>
    <w:rsid w:val="00517FF0"/>
    <w:rsid w:val="0052015C"/>
    <w:rsid w:val="00520A61"/>
    <w:rsid w:val="00520EA0"/>
    <w:rsid w:val="00520EF2"/>
    <w:rsid w:val="00522496"/>
    <w:rsid w:val="005227EC"/>
    <w:rsid w:val="0052289A"/>
    <w:rsid w:val="00522BF0"/>
    <w:rsid w:val="00522E61"/>
    <w:rsid w:val="00523DC8"/>
    <w:rsid w:val="005240B5"/>
    <w:rsid w:val="005246F8"/>
    <w:rsid w:val="00524BEC"/>
    <w:rsid w:val="00524FCD"/>
    <w:rsid w:val="005253C1"/>
    <w:rsid w:val="0052552A"/>
    <w:rsid w:val="005259CB"/>
    <w:rsid w:val="00525B68"/>
    <w:rsid w:val="00525C5D"/>
    <w:rsid w:val="00525E52"/>
    <w:rsid w:val="0052666C"/>
    <w:rsid w:val="00526FBC"/>
    <w:rsid w:val="00527426"/>
    <w:rsid w:val="00527436"/>
    <w:rsid w:val="0052793E"/>
    <w:rsid w:val="00527A78"/>
    <w:rsid w:val="00527BF3"/>
    <w:rsid w:val="00527FEC"/>
    <w:rsid w:val="00530AE4"/>
    <w:rsid w:val="00530C8A"/>
    <w:rsid w:val="005312AB"/>
    <w:rsid w:val="00531CCA"/>
    <w:rsid w:val="005329A1"/>
    <w:rsid w:val="00532A84"/>
    <w:rsid w:val="00532C11"/>
    <w:rsid w:val="00532F00"/>
    <w:rsid w:val="00533414"/>
    <w:rsid w:val="0053391F"/>
    <w:rsid w:val="00533975"/>
    <w:rsid w:val="00533AC0"/>
    <w:rsid w:val="00534459"/>
    <w:rsid w:val="00534505"/>
    <w:rsid w:val="00534D87"/>
    <w:rsid w:val="00534DD3"/>
    <w:rsid w:val="0053541A"/>
    <w:rsid w:val="00535553"/>
    <w:rsid w:val="0053574C"/>
    <w:rsid w:val="00535FA3"/>
    <w:rsid w:val="00536684"/>
    <w:rsid w:val="00536E5B"/>
    <w:rsid w:val="00536E5F"/>
    <w:rsid w:val="00536EC4"/>
    <w:rsid w:val="005375EF"/>
    <w:rsid w:val="00537734"/>
    <w:rsid w:val="00537960"/>
    <w:rsid w:val="00537EFF"/>
    <w:rsid w:val="005404D1"/>
    <w:rsid w:val="00540904"/>
    <w:rsid w:val="00541450"/>
    <w:rsid w:val="0054201A"/>
    <w:rsid w:val="0054204D"/>
    <w:rsid w:val="00542334"/>
    <w:rsid w:val="00542849"/>
    <w:rsid w:val="005428F2"/>
    <w:rsid w:val="00542CEE"/>
    <w:rsid w:val="00542E52"/>
    <w:rsid w:val="00543633"/>
    <w:rsid w:val="0054395C"/>
    <w:rsid w:val="00543F6E"/>
    <w:rsid w:val="005443A3"/>
    <w:rsid w:val="005443C7"/>
    <w:rsid w:val="00544466"/>
    <w:rsid w:val="0054451C"/>
    <w:rsid w:val="00545637"/>
    <w:rsid w:val="005457E7"/>
    <w:rsid w:val="00545FCB"/>
    <w:rsid w:val="00545FF5"/>
    <w:rsid w:val="00546728"/>
    <w:rsid w:val="005468BA"/>
    <w:rsid w:val="00547162"/>
    <w:rsid w:val="00547356"/>
    <w:rsid w:val="00550023"/>
    <w:rsid w:val="0055029B"/>
    <w:rsid w:val="00551155"/>
    <w:rsid w:val="005514AB"/>
    <w:rsid w:val="00551D74"/>
    <w:rsid w:val="005521CB"/>
    <w:rsid w:val="00552A3E"/>
    <w:rsid w:val="00552A4D"/>
    <w:rsid w:val="0055311A"/>
    <w:rsid w:val="00553B02"/>
    <w:rsid w:val="00553B6A"/>
    <w:rsid w:val="00553C49"/>
    <w:rsid w:val="00553EF0"/>
    <w:rsid w:val="005546B4"/>
    <w:rsid w:val="00554878"/>
    <w:rsid w:val="00554D43"/>
    <w:rsid w:val="00555D31"/>
    <w:rsid w:val="00555DBD"/>
    <w:rsid w:val="00556323"/>
    <w:rsid w:val="0055667F"/>
    <w:rsid w:val="005568CB"/>
    <w:rsid w:val="00556918"/>
    <w:rsid w:val="00556CA9"/>
    <w:rsid w:val="00556EC3"/>
    <w:rsid w:val="00557790"/>
    <w:rsid w:val="00557C0C"/>
    <w:rsid w:val="005601AA"/>
    <w:rsid w:val="00560971"/>
    <w:rsid w:val="00560ED0"/>
    <w:rsid w:val="005612B2"/>
    <w:rsid w:val="0056167F"/>
    <w:rsid w:val="00561967"/>
    <w:rsid w:val="00561AA4"/>
    <w:rsid w:val="00561AE9"/>
    <w:rsid w:val="00561F8A"/>
    <w:rsid w:val="0056262E"/>
    <w:rsid w:val="00562F7F"/>
    <w:rsid w:val="00563A02"/>
    <w:rsid w:val="00563BEB"/>
    <w:rsid w:val="0056402C"/>
    <w:rsid w:val="0056445A"/>
    <w:rsid w:val="005644EB"/>
    <w:rsid w:val="005646D4"/>
    <w:rsid w:val="005649F2"/>
    <w:rsid w:val="00564ECE"/>
    <w:rsid w:val="0056622A"/>
    <w:rsid w:val="0056626F"/>
    <w:rsid w:val="005666AA"/>
    <w:rsid w:val="00566729"/>
    <w:rsid w:val="00566D77"/>
    <w:rsid w:val="00566DE3"/>
    <w:rsid w:val="00566DEA"/>
    <w:rsid w:val="00567A91"/>
    <w:rsid w:val="00567DA6"/>
    <w:rsid w:val="00567FF3"/>
    <w:rsid w:val="005700C4"/>
    <w:rsid w:val="00572194"/>
    <w:rsid w:val="00572285"/>
    <w:rsid w:val="00572BE4"/>
    <w:rsid w:val="00573E77"/>
    <w:rsid w:val="0057406D"/>
    <w:rsid w:val="005743E5"/>
    <w:rsid w:val="00574787"/>
    <w:rsid w:val="00574A0E"/>
    <w:rsid w:val="0057513E"/>
    <w:rsid w:val="00575F79"/>
    <w:rsid w:val="00576483"/>
    <w:rsid w:val="005766D4"/>
    <w:rsid w:val="005776E5"/>
    <w:rsid w:val="0058015E"/>
    <w:rsid w:val="00580323"/>
    <w:rsid w:val="00580A26"/>
    <w:rsid w:val="005820BE"/>
    <w:rsid w:val="00582206"/>
    <w:rsid w:val="0058220A"/>
    <w:rsid w:val="00582259"/>
    <w:rsid w:val="005823D2"/>
    <w:rsid w:val="00582D0C"/>
    <w:rsid w:val="00582E05"/>
    <w:rsid w:val="00582EDF"/>
    <w:rsid w:val="00583254"/>
    <w:rsid w:val="00584DB4"/>
    <w:rsid w:val="005850B3"/>
    <w:rsid w:val="005853C9"/>
    <w:rsid w:val="005855A2"/>
    <w:rsid w:val="005857AA"/>
    <w:rsid w:val="005875CD"/>
    <w:rsid w:val="005877A7"/>
    <w:rsid w:val="00587B1E"/>
    <w:rsid w:val="00587EC8"/>
    <w:rsid w:val="005902B3"/>
    <w:rsid w:val="00590429"/>
    <w:rsid w:val="00590BC8"/>
    <w:rsid w:val="00590E1C"/>
    <w:rsid w:val="005911C5"/>
    <w:rsid w:val="00591293"/>
    <w:rsid w:val="005916C6"/>
    <w:rsid w:val="005916E2"/>
    <w:rsid w:val="00591778"/>
    <w:rsid w:val="005918BB"/>
    <w:rsid w:val="0059212F"/>
    <w:rsid w:val="00592892"/>
    <w:rsid w:val="005928D7"/>
    <w:rsid w:val="005929E8"/>
    <w:rsid w:val="005930C6"/>
    <w:rsid w:val="0059364B"/>
    <w:rsid w:val="00593882"/>
    <w:rsid w:val="00594130"/>
    <w:rsid w:val="005941CF"/>
    <w:rsid w:val="005944DD"/>
    <w:rsid w:val="00594F72"/>
    <w:rsid w:val="00595687"/>
    <w:rsid w:val="005958BC"/>
    <w:rsid w:val="00596293"/>
    <w:rsid w:val="00596B0A"/>
    <w:rsid w:val="00596E3A"/>
    <w:rsid w:val="00597D4F"/>
    <w:rsid w:val="00597F4F"/>
    <w:rsid w:val="005A058A"/>
    <w:rsid w:val="005A0765"/>
    <w:rsid w:val="005A0A5B"/>
    <w:rsid w:val="005A13BD"/>
    <w:rsid w:val="005A13E4"/>
    <w:rsid w:val="005A2C93"/>
    <w:rsid w:val="005A3154"/>
    <w:rsid w:val="005A3758"/>
    <w:rsid w:val="005A3988"/>
    <w:rsid w:val="005A4506"/>
    <w:rsid w:val="005A562D"/>
    <w:rsid w:val="005A667A"/>
    <w:rsid w:val="005B0455"/>
    <w:rsid w:val="005B05B1"/>
    <w:rsid w:val="005B0A97"/>
    <w:rsid w:val="005B1317"/>
    <w:rsid w:val="005B1852"/>
    <w:rsid w:val="005B2209"/>
    <w:rsid w:val="005B22A2"/>
    <w:rsid w:val="005B2A1A"/>
    <w:rsid w:val="005B324E"/>
    <w:rsid w:val="005B37A1"/>
    <w:rsid w:val="005B3930"/>
    <w:rsid w:val="005B3F19"/>
    <w:rsid w:val="005B40E2"/>
    <w:rsid w:val="005B40FC"/>
    <w:rsid w:val="005B4A4A"/>
    <w:rsid w:val="005B5569"/>
    <w:rsid w:val="005B58A9"/>
    <w:rsid w:val="005B5B82"/>
    <w:rsid w:val="005B5C01"/>
    <w:rsid w:val="005B6084"/>
    <w:rsid w:val="005B6814"/>
    <w:rsid w:val="005B7513"/>
    <w:rsid w:val="005B77D5"/>
    <w:rsid w:val="005B7C0A"/>
    <w:rsid w:val="005C024F"/>
    <w:rsid w:val="005C03B5"/>
    <w:rsid w:val="005C0666"/>
    <w:rsid w:val="005C0C8B"/>
    <w:rsid w:val="005C0CA8"/>
    <w:rsid w:val="005C14A2"/>
    <w:rsid w:val="005C2031"/>
    <w:rsid w:val="005C2BB7"/>
    <w:rsid w:val="005C2DB1"/>
    <w:rsid w:val="005C2E28"/>
    <w:rsid w:val="005C32EB"/>
    <w:rsid w:val="005C334A"/>
    <w:rsid w:val="005C3D01"/>
    <w:rsid w:val="005C3E3A"/>
    <w:rsid w:val="005C4AE4"/>
    <w:rsid w:val="005C5AAA"/>
    <w:rsid w:val="005C6438"/>
    <w:rsid w:val="005C6529"/>
    <w:rsid w:val="005C66A6"/>
    <w:rsid w:val="005C67A1"/>
    <w:rsid w:val="005C6A42"/>
    <w:rsid w:val="005C6DF5"/>
    <w:rsid w:val="005C7187"/>
    <w:rsid w:val="005C736D"/>
    <w:rsid w:val="005C7374"/>
    <w:rsid w:val="005C7392"/>
    <w:rsid w:val="005C7398"/>
    <w:rsid w:val="005C7835"/>
    <w:rsid w:val="005C7C2E"/>
    <w:rsid w:val="005C7C3A"/>
    <w:rsid w:val="005D027C"/>
    <w:rsid w:val="005D289B"/>
    <w:rsid w:val="005D2954"/>
    <w:rsid w:val="005D30F3"/>
    <w:rsid w:val="005D34D0"/>
    <w:rsid w:val="005D3810"/>
    <w:rsid w:val="005D3E2C"/>
    <w:rsid w:val="005D486A"/>
    <w:rsid w:val="005D4C0D"/>
    <w:rsid w:val="005D5169"/>
    <w:rsid w:val="005D5A2F"/>
    <w:rsid w:val="005D6474"/>
    <w:rsid w:val="005D7751"/>
    <w:rsid w:val="005D79D6"/>
    <w:rsid w:val="005E0361"/>
    <w:rsid w:val="005E03AD"/>
    <w:rsid w:val="005E147F"/>
    <w:rsid w:val="005E19D9"/>
    <w:rsid w:val="005E28A9"/>
    <w:rsid w:val="005E2948"/>
    <w:rsid w:val="005E2E1A"/>
    <w:rsid w:val="005E41D7"/>
    <w:rsid w:val="005E62EF"/>
    <w:rsid w:val="005E6773"/>
    <w:rsid w:val="005E69FE"/>
    <w:rsid w:val="005E74C6"/>
    <w:rsid w:val="005E773B"/>
    <w:rsid w:val="005F07FB"/>
    <w:rsid w:val="005F094B"/>
    <w:rsid w:val="005F1714"/>
    <w:rsid w:val="005F19F9"/>
    <w:rsid w:val="005F2187"/>
    <w:rsid w:val="005F22CE"/>
    <w:rsid w:val="005F25F1"/>
    <w:rsid w:val="005F2890"/>
    <w:rsid w:val="005F2A9E"/>
    <w:rsid w:val="005F2D0C"/>
    <w:rsid w:val="005F31AD"/>
    <w:rsid w:val="005F342D"/>
    <w:rsid w:val="005F3446"/>
    <w:rsid w:val="005F3AEC"/>
    <w:rsid w:val="005F3CC8"/>
    <w:rsid w:val="005F447D"/>
    <w:rsid w:val="005F4A9A"/>
    <w:rsid w:val="005F505F"/>
    <w:rsid w:val="005F5ABA"/>
    <w:rsid w:val="005F604F"/>
    <w:rsid w:val="005F6FBE"/>
    <w:rsid w:val="005F76D6"/>
    <w:rsid w:val="005F7920"/>
    <w:rsid w:val="00600416"/>
    <w:rsid w:val="006004F1"/>
    <w:rsid w:val="00600AA5"/>
    <w:rsid w:val="00600BBE"/>
    <w:rsid w:val="00600E4D"/>
    <w:rsid w:val="00601023"/>
    <w:rsid w:val="00601196"/>
    <w:rsid w:val="00601C0E"/>
    <w:rsid w:val="0060200B"/>
    <w:rsid w:val="006024D7"/>
    <w:rsid w:val="0060298C"/>
    <w:rsid w:val="00604030"/>
    <w:rsid w:val="00604814"/>
    <w:rsid w:val="006053CD"/>
    <w:rsid w:val="00605CFC"/>
    <w:rsid w:val="006068D7"/>
    <w:rsid w:val="00606923"/>
    <w:rsid w:val="0060753B"/>
    <w:rsid w:val="006077C2"/>
    <w:rsid w:val="00607986"/>
    <w:rsid w:val="00610496"/>
    <w:rsid w:val="0061129E"/>
    <w:rsid w:val="0061142D"/>
    <w:rsid w:val="006119AA"/>
    <w:rsid w:val="00612B40"/>
    <w:rsid w:val="00612BC6"/>
    <w:rsid w:val="00612DAB"/>
    <w:rsid w:val="0061401A"/>
    <w:rsid w:val="00614688"/>
    <w:rsid w:val="00614689"/>
    <w:rsid w:val="0061511E"/>
    <w:rsid w:val="0061566E"/>
    <w:rsid w:val="00615884"/>
    <w:rsid w:val="00615C01"/>
    <w:rsid w:val="00615ED9"/>
    <w:rsid w:val="0061602A"/>
    <w:rsid w:val="006164FC"/>
    <w:rsid w:val="00617956"/>
    <w:rsid w:val="00617A03"/>
    <w:rsid w:val="00617D97"/>
    <w:rsid w:val="00617D98"/>
    <w:rsid w:val="006204CF"/>
    <w:rsid w:val="00620A9D"/>
    <w:rsid w:val="00620BD2"/>
    <w:rsid w:val="00621484"/>
    <w:rsid w:val="00621655"/>
    <w:rsid w:val="00622645"/>
    <w:rsid w:val="00622890"/>
    <w:rsid w:val="006229B3"/>
    <w:rsid w:val="00622FF2"/>
    <w:rsid w:val="00623A8A"/>
    <w:rsid w:val="00623B64"/>
    <w:rsid w:val="0062437C"/>
    <w:rsid w:val="0062538B"/>
    <w:rsid w:val="00625842"/>
    <w:rsid w:val="006259D3"/>
    <w:rsid w:val="00625F1E"/>
    <w:rsid w:val="00625F3F"/>
    <w:rsid w:val="0062682D"/>
    <w:rsid w:val="00626B04"/>
    <w:rsid w:val="00626B90"/>
    <w:rsid w:val="006273CC"/>
    <w:rsid w:val="006274AE"/>
    <w:rsid w:val="00627576"/>
    <w:rsid w:val="006279D9"/>
    <w:rsid w:val="006300C7"/>
    <w:rsid w:val="006307A8"/>
    <w:rsid w:val="00632225"/>
    <w:rsid w:val="006332AB"/>
    <w:rsid w:val="00634661"/>
    <w:rsid w:val="0063488F"/>
    <w:rsid w:val="00634E4B"/>
    <w:rsid w:val="006354FD"/>
    <w:rsid w:val="00635546"/>
    <w:rsid w:val="00635557"/>
    <w:rsid w:val="00636778"/>
    <w:rsid w:val="00636B29"/>
    <w:rsid w:val="00637159"/>
    <w:rsid w:val="0063756D"/>
    <w:rsid w:val="0063791F"/>
    <w:rsid w:val="00640B1C"/>
    <w:rsid w:val="0064106F"/>
    <w:rsid w:val="006414C7"/>
    <w:rsid w:val="00641A1B"/>
    <w:rsid w:val="00641A26"/>
    <w:rsid w:val="00641C76"/>
    <w:rsid w:val="006420C5"/>
    <w:rsid w:val="006421DB"/>
    <w:rsid w:val="00642423"/>
    <w:rsid w:val="0064274A"/>
    <w:rsid w:val="00643AAC"/>
    <w:rsid w:val="006451E0"/>
    <w:rsid w:val="0064599F"/>
    <w:rsid w:val="00645EB3"/>
    <w:rsid w:val="00645F96"/>
    <w:rsid w:val="00646089"/>
    <w:rsid w:val="00646BA3"/>
    <w:rsid w:val="00646E3F"/>
    <w:rsid w:val="006472A8"/>
    <w:rsid w:val="00647541"/>
    <w:rsid w:val="006476AC"/>
    <w:rsid w:val="00647E82"/>
    <w:rsid w:val="006504CA"/>
    <w:rsid w:val="00650EEF"/>
    <w:rsid w:val="00651A11"/>
    <w:rsid w:val="00651C22"/>
    <w:rsid w:val="00651E0D"/>
    <w:rsid w:val="00652270"/>
    <w:rsid w:val="006539DB"/>
    <w:rsid w:val="00653F03"/>
    <w:rsid w:val="0065451D"/>
    <w:rsid w:val="0065499B"/>
    <w:rsid w:val="00655298"/>
    <w:rsid w:val="00655475"/>
    <w:rsid w:val="00655878"/>
    <w:rsid w:val="00655B2D"/>
    <w:rsid w:val="00655E16"/>
    <w:rsid w:val="00656772"/>
    <w:rsid w:val="00656E7F"/>
    <w:rsid w:val="006579ED"/>
    <w:rsid w:val="00657C72"/>
    <w:rsid w:val="00660273"/>
    <w:rsid w:val="00660343"/>
    <w:rsid w:val="006604A1"/>
    <w:rsid w:val="00660511"/>
    <w:rsid w:val="006608B6"/>
    <w:rsid w:val="006609A2"/>
    <w:rsid w:val="00660B86"/>
    <w:rsid w:val="00660DE3"/>
    <w:rsid w:val="0066144B"/>
    <w:rsid w:val="006618CD"/>
    <w:rsid w:val="00661954"/>
    <w:rsid w:val="00661D17"/>
    <w:rsid w:val="006629DE"/>
    <w:rsid w:val="00662A88"/>
    <w:rsid w:val="00662C25"/>
    <w:rsid w:val="00662E59"/>
    <w:rsid w:val="006639DA"/>
    <w:rsid w:val="00664137"/>
    <w:rsid w:val="00665284"/>
    <w:rsid w:val="00665F21"/>
    <w:rsid w:val="0066665B"/>
    <w:rsid w:val="006667B0"/>
    <w:rsid w:val="00666EDF"/>
    <w:rsid w:val="00667267"/>
    <w:rsid w:val="006708BB"/>
    <w:rsid w:val="00670A95"/>
    <w:rsid w:val="00671126"/>
    <w:rsid w:val="0067124A"/>
    <w:rsid w:val="006717E6"/>
    <w:rsid w:val="00671A22"/>
    <w:rsid w:val="00671C08"/>
    <w:rsid w:val="00671CE2"/>
    <w:rsid w:val="00671F03"/>
    <w:rsid w:val="00672082"/>
    <w:rsid w:val="00672514"/>
    <w:rsid w:val="006725BE"/>
    <w:rsid w:val="00672D15"/>
    <w:rsid w:val="00672F32"/>
    <w:rsid w:val="00672F9F"/>
    <w:rsid w:val="00673887"/>
    <w:rsid w:val="006744BC"/>
    <w:rsid w:val="0067471A"/>
    <w:rsid w:val="0067496D"/>
    <w:rsid w:val="006759EF"/>
    <w:rsid w:val="0067669B"/>
    <w:rsid w:val="00676C8C"/>
    <w:rsid w:val="00676E65"/>
    <w:rsid w:val="00676EF5"/>
    <w:rsid w:val="006773DB"/>
    <w:rsid w:val="00677438"/>
    <w:rsid w:val="00677534"/>
    <w:rsid w:val="006775F1"/>
    <w:rsid w:val="00680243"/>
    <w:rsid w:val="0068088E"/>
    <w:rsid w:val="00680F14"/>
    <w:rsid w:val="00680F6E"/>
    <w:rsid w:val="0068169E"/>
    <w:rsid w:val="00682CE4"/>
    <w:rsid w:val="00682DEF"/>
    <w:rsid w:val="006833A2"/>
    <w:rsid w:val="0068345D"/>
    <w:rsid w:val="006845CC"/>
    <w:rsid w:val="00684ED9"/>
    <w:rsid w:val="00685021"/>
    <w:rsid w:val="0068542C"/>
    <w:rsid w:val="006858AA"/>
    <w:rsid w:val="00685D16"/>
    <w:rsid w:val="00685E37"/>
    <w:rsid w:val="0068620C"/>
    <w:rsid w:val="006862D4"/>
    <w:rsid w:val="00687196"/>
    <w:rsid w:val="00687850"/>
    <w:rsid w:val="006904E9"/>
    <w:rsid w:val="00690621"/>
    <w:rsid w:val="00690808"/>
    <w:rsid w:val="00690AD4"/>
    <w:rsid w:val="00690DC3"/>
    <w:rsid w:val="00690E32"/>
    <w:rsid w:val="00691585"/>
    <w:rsid w:val="00691FA6"/>
    <w:rsid w:val="006926EA"/>
    <w:rsid w:val="00692766"/>
    <w:rsid w:val="00692EE5"/>
    <w:rsid w:val="00692FAA"/>
    <w:rsid w:val="006936F8"/>
    <w:rsid w:val="00693883"/>
    <w:rsid w:val="00694BA1"/>
    <w:rsid w:val="0069508F"/>
    <w:rsid w:val="006955C1"/>
    <w:rsid w:val="0069582A"/>
    <w:rsid w:val="006959D2"/>
    <w:rsid w:val="00695F1E"/>
    <w:rsid w:val="00696638"/>
    <w:rsid w:val="00696866"/>
    <w:rsid w:val="006970D0"/>
    <w:rsid w:val="006972A7"/>
    <w:rsid w:val="006976DE"/>
    <w:rsid w:val="00697780"/>
    <w:rsid w:val="006A0748"/>
    <w:rsid w:val="006A1DA4"/>
    <w:rsid w:val="006A1F4E"/>
    <w:rsid w:val="006A2194"/>
    <w:rsid w:val="006A226E"/>
    <w:rsid w:val="006A2CC8"/>
    <w:rsid w:val="006A34F8"/>
    <w:rsid w:val="006A3BD9"/>
    <w:rsid w:val="006A475F"/>
    <w:rsid w:val="006A4899"/>
    <w:rsid w:val="006A4979"/>
    <w:rsid w:val="006A55E5"/>
    <w:rsid w:val="006A5AF9"/>
    <w:rsid w:val="006A5E3D"/>
    <w:rsid w:val="006A65D5"/>
    <w:rsid w:val="006A6810"/>
    <w:rsid w:val="006A694A"/>
    <w:rsid w:val="006A6AB5"/>
    <w:rsid w:val="006A6D85"/>
    <w:rsid w:val="006A6E3A"/>
    <w:rsid w:val="006A7BB6"/>
    <w:rsid w:val="006B0283"/>
    <w:rsid w:val="006B035B"/>
    <w:rsid w:val="006B16E9"/>
    <w:rsid w:val="006B2E96"/>
    <w:rsid w:val="006B3479"/>
    <w:rsid w:val="006B368D"/>
    <w:rsid w:val="006B412B"/>
    <w:rsid w:val="006B42A9"/>
    <w:rsid w:val="006B4D56"/>
    <w:rsid w:val="006B4EAA"/>
    <w:rsid w:val="006B544E"/>
    <w:rsid w:val="006B5758"/>
    <w:rsid w:val="006B580D"/>
    <w:rsid w:val="006B5BAC"/>
    <w:rsid w:val="006B5CC0"/>
    <w:rsid w:val="006B6EBC"/>
    <w:rsid w:val="006B77B8"/>
    <w:rsid w:val="006B797B"/>
    <w:rsid w:val="006C15F2"/>
    <w:rsid w:val="006C324D"/>
    <w:rsid w:val="006C33F0"/>
    <w:rsid w:val="006C65DB"/>
    <w:rsid w:val="006C6650"/>
    <w:rsid w:val="006C6661"/>
    <w:rsid w:val="006C78E3"/>
    <w:rsid w:val="006D0074"/>
    <w:rsid w:val="006D010C"/>
    <w:rsid w:val="006D06FF"/>
    <w:rsid w:val="006D0E80"/>
    <w:rsid w:val="006D0EBE"/>
    <w:rsid w:val="006D1077"/>
    <w:rsid w:val="006D1FF5"/>
    <w:rsid w:val="006D24D1"/>
    <w:rsid w:val="006D276A"/>
    <w:rsid w:val="006D290C"/>
    <w:rsid w:val="006D2F10"/>
    <w:rsid w:val="006D3521"/>
    <w:rsid w:val="006D3694"/>
    <w:rsid w:val="006D39D9"/>
    <w:rsid w:val="006D3B6E"/>
    <w:rsid w:val="006D3CC3"/>
    <w:rsid w:val="006D4088"/>
    <w:rsid w:val="006D4A2B"/>
    <w:rsid w:val="006D4B6E"/>
    <w:rsid w:val="006D5718"/>
    <w:rsid w:val="006D57E2"/>
    <w:rsid w:val="006D6178"/>
    <w:rsid w:val="006D6900"/>
    <w:rsid w:val="006D7052"/>
    <w:rsid w:val="006D713A"/>
    <w:rsid w:val="006D71F8"/>
    <w:rsid w:val="006D77A5"/>
    <w:rsid w:val="006D7872"/>
    <w:rsid w:val="006E02FA"/>
    <w:rsid w:val="006E060E"/>
    <w:rsid w:val="006E065A"/>
    <w:rsid w:val="006E0871"/>
    <w:rsid w:val="006E0913"/>
    <w:rsid w:val="006E1677"/>
    <w:rsid w:val="006E195A"/>
    <w:rsid w:val="006E19FB"/>
    <w:rsid w:val="006E1ECE"/>
    <w:rsid w:val="006E1FB0"/>
    <w:rsid w:val="006E2443"/>
    <w:rsid w:val="006E2B5B"/>
    <w:rsid w:val="006E3487"/>
    <w:rsid w:val="006E427B"/>
    <w:rsid w:val="006E455A"/>
    <w:rsid w:val="006E5327"/>
    <w:rsid w:val="006E573D"/>
    <w:rsid w:val="006E5BFC"/>
    <w:rsid w:val="006E5DC8"/>
    <w:rsid w:val="006E6198"/>
    <w:rsid w:val="006E63CB"/>
    <w:rsid w:val="006E6A2D"/>
    <w:rsid w:val="006E6C75"/>
    <w:rsid w:val="006E6F40"/>
    <w:rsid w:val="006E70D7"/>
    <w:rsid w:val="006E75F2"/>
    <w:rsid w:val="006E7801"/>
    <w:rsid w:val="006E7AA4"/>
    <w:rsid w:val="006E7B54"/>
    <w:rsid w:val="006E7DA8"/>
    <w:rsid w:val="006F14CD"/>
    <w:rsid w:val="006F18BB"/>
    <w:rsid w:val="006F196A"/>
    <w:rsid w:val="006F1975"/>
    <w:rsid w:val="006F1D97"/>
    <w:rsid w:val="006F2143"/>
    <w:rsid w:val="006F23B5"/>
    <w:rsid w:val="006F2E36"/>
    <w:rsid w:val="006F2FA9"/>
    <w:rsid w:val="006F37F8"/>
    <w:rsid w:val="006F3ADE"/>
    <w:rsid w:val="006F3BFE"/>
    <w:rsid w:val="006F3C06"/>
    <w:rsid w:val="006F489A"/>
    <w:rsid w:val="006F48BE"/>
    <w:rsid w:val="006F49B5"/>
    <w:rsid w:val="006F4A0F"/>
    <w:rsid w:val="006F4CD7"/>
    <w:rsid w:val="006F4D0D"/>
    <w:rsid w:val="006F57A2"/>
    <w:rsid w:val="006F5C10"/>
    <w:rsid w:val="006F616B"/>
    <w:rsid w:val="006F61D8"/>
    <w:rsid w:val="006F62C9"/>
    <w:rsid w:val="006F65FA"/>
    <w:rsid w:val="006F6643"/>
    <w:rsid w:val="006F6F47"/>
    <w:rsid w:val="006F7457"/>
    <w:rsid w:val="006F7932"/>
    <w:rsid w:val="006F7FD8"/>
    <w:rsid w:val="0070048C"/>
    <w:rsid w:val="00701B79"/>
    <w:rsid w:val="00701FD6"/>
    <w:rsid w:val="00702E34"/>
    <w:rsid w:val="00702E45"/>
    <w:rsid w:val="00704046"/>
    <w:rsid w:val="00704498"/>
    <w:rsid w:val="00704635"/>
    <w:rsid w:val="00704647"/>
    <w:rsid w:val="00705560"/>
    <w:rsid w:val="00705D06"/>
    <w:rsid w:val="00706453"/>
    <w:rsid w:val="00706502"/>
    <w:rsid w:val="00706655"/>
    <w:rsid w:val="007066E0"/>
    <w:rsid w:val="007068C6"/>
    <w:rsid w:val="0070693B"/>
    <w:rsid w:val="00706965"/>
    <w:rsid w:val="00706F6A"/>
    <w:rsid w:val="0070715A"/>
    <w:rsid w:val="00707176"/>
    <w:rsid w:val="007073E5"/>
    <w:rsid w:val="007100B9"/>
    <w:rsid w:val="007103E0"/>
    <w:rsid w:val="00710749"/>
    <w:rsid w:val="00710F62"/>
    <w:rsid w:val="007115CF"/>
    <w:rsid w:val="00711A54"/>
    <w:rsid w:val="00711A73"/>
    <w:rsid w:val="0071227E"/>
    <w:rsid w:val="0071280B"/>
    <w:rsid w:val="0071284F"/>
    <w:rsid w:val="007128A6"/>
    <w:rsid w:val="00712D6E"/>
    <w:rsid w:val="00713008"/>
    <w:rsid w:val="0071300A"/>
    <w:rsid w:val="007140D3"/>
    <w:rsid w:val="0071525F"/>
    <w:rsid w:val="00715C95"/>
    <w:rsid w:val="007162AA"/>
    <w:rsid w:val="0071657F"/>
    <w:rsid w:val="00716977"/>
    <w:rsid w:val="007171EC"/>
    <w:rsid w:val="0071755D"/>
    <w:rsid w:val="007178DF"/>
    <w:rsid w:val="00717D8D"/>
    <w:rsid w:val="00717E1D"/>
    <w:rsid w:val="00720B49"/>
    <w:rsid w:val="00721048"/>
    <w:rsid w:val="007212F1"/>
    <w:rsid w:val="00721F5D"/>
    <w:rsid w:val="0072254E"/>
    <w:rsid w:val="00722D45"/>
    <w:rsid w:val="00722F30"/>
    <w:rsid w:val="00722F7D"/>
    <w:rsid w:val="00723017"/>
    <w:rsid w:val="00723331"/>
    <w:rsid w:val="0072411B"/>
    <w:rsid w:val="00724295"/>
    <w:rsid w:val="00724833"/>
    <w:rsid w:val="00724A20"/>
    <w:rsid w:val="007257E0"/>
    <w:rsid w:val="00725993"/>
    <w:rsid w:val="007265AF"/>
    <w:rsid w:val="0072687C"/>
    <w:rsid w:val="007268C0"/>
    <w:rsid w:val="00726BE6"/>
    <w:rsid w:val="0072714D"/>
    <w:rsid w:val="007274EF"/>
    <w:rsid w:val="007276FF"/>
    <w:rsid w:val="00727F9B"/>
    <w:rsid w:val="00730BE0"/>
    <w:rsid w:val="00731443"/>
    <w:rsid w:val="0073174D"/>
    <w:rsid w:val="00731B71"/>
    <w:rsid w:val="00731CAE"/>
    <w:rsid w:val="0073258C"/>
    <w:rsid w:val="007338FE"/>
    <w:rsid w:val="007339AE"/>
    <w:rsid w:val="00734A17"/>
    <w:rsid w:val="00734A37"/>
    <w:rsid w:val="007350BE"/>
    <w:rsid w:val="007355BE"/>
    <w:rsid w:val="00735658"/>
    <w:rsid w:val="0073571F"/>
    <w:rsid w:val="00735D3C"/>
    <w:rsid w:val="00735E32"/>
    <w:rsid w:val="00736B2B"/>
    <w:rsid w:val="00736DE8"/>
    <w:rsid w:val="00736F9B"/>
    <w:rsid w:val="00737424"/>
    <w:rsid w:val="007374AB"/>
    <w:rsid w:val="00737AFD"/>
    <w:rsid w:val="0074001C"/>
    <w:rsid w:val="0074027A"/>
    <w:rsid w:val="007403F3"/>
    <w:rsid w:val="007406AA"/>
    <w:rsid w:val="00740ED8"/>
    <w:rsid w:val="00741A2B"/>
    <w:rsid w:val="00741BC9"/>
    <w:rsid w:val="00741CB1"/>
    <w:rsid w:val="007423E8"/>
    <w:rsid w:val="00742CC8"/>
    <w:rsid w:val="00743729"/>
    <w:rsid w:val="007437D4"/>
    <w:rsid w:val="00743D81"/>
    <w:rsid w:val="00743DB6"/>
    <w:rsid w:val="00743E41"/>
    <w:rsid w:val="00744725"/>
    <w:rsid w:val="00744922"/>
    <w:rsid w:val="00744A65"/>
    <w:rsid w:val="00745B86"/>
    <w:rsid w:val="00745E14"/>
    <w:rsid w:val="00746D49"/>
    <w:rsid w:val="00747249"/>
    <w:rsid w:val="007472D9"/>
    <w:rsid w:val="0074748F"/>
    <w:rsid w:val="007478AC"/>
    <w:rsid w:val="00747F5E"/>
    <w:rsid w:val="007513C9"/>
    <w:rsid w:val="00751BD4"/>
    <w:rsid w:val="00751C20"/>
    <w:rsid w:val="00752036"/>
    <w:rsid w:val="00752325"/>
    <w:rsid w:val="00752883"/>
    <w:rsid w:val="00753942"/>
    <w:rsid w:val="00753B5C"/>
    <w:rsid w:val="00753F7C"/>
    <w:rsid w:val="0075404D"/>
    <w:rsid w:val="00754A21"/>
    <w:rsid w:val="00754C76"/>
    <w:rsid w:val="0075550D"/>
    <w:rsid w:val="007562EC"/>
    <w:rsid w:val="00756468"/>
    <w:rsid w:val="00757E4B"/>
    <w:rsid w:val="0076045C"/>
    <w:rsid w:val="007607E7"/>
    <w:rsid w:val="007623F3"/>
    <w:rsid w:val="00762437"/>
    <w:rsid w:val="00762752"/>
    <w:rsid w:val="00762855"/>
    <w:rsid w:val="007633D6"/>
    <w:rsid w:val="00763454"/>
    <w:rsid w:val="00763575"/>
    <w:rsid w:val="00763A61"/>
    <w:rsid w:val="00763E09"/>
    <w:rsid w:val="0076441C"/>
    <w:rsid w:val="00764A7B"/>
    <w:rsid w:val="00764D61"/>
    <w:rsid w:val="0076521F"/>
    <w:rsid w:val="0076611B"/>
    <w:rsid w:val="007661AB"/>
    <w:rsid w:val="007664DA"/>
    <w:rsid w:val="00767141"/>
    <w:rsid w:val="007674F0"/>
    <w:rsid w:val="007678C7"/>
    <w:rsid w:val="007679A8"/>
    <w:rsid w:val="007679E0"/>
    <w:rsid w:val="00767A86"/>
    <w:rsid w:val="00767ADC"/>
    <w:rsid w:val="00767CB9"/>
    <w:rsid w:val="00770B06"/>
    <w:rsid w:val="00770BCA"/>
    <w:rsid w:val="00771169"/>
    <w:rsid w:val="00771CFD"/>
    <w:rsid w:val="00771DAC"/>
    <w:rsid w:val="0077318C"/>
    <w:rsid w:val="00774E91"/>
    <w:rsid w:val="00775676"/>
    <w:rsid w:val="00775D0B"/>
    <w:rsid w:val="0077668A"/>
    <w:rsid w:val="00776D3A"/>
    <w:rsid w:val="007770AF"/>
    <w:rsid w:val="00777741"/>
    <w:rsid w:val="007778B4"/>
    <w:rsid w:val="007779E7"/>
    <w:rsid w:val="007801FE"/>
    <w:rsid w:val="00780D7E"/>
    <w:rsid w:val="00781132"/>
    <w:rsid w:val="007813C2"/>
    <w:rsid w:val="00781E02"/>
    <w:rsid w:val="007821BA"/>
    <w:rsid w:val="00782303"/>
    <w:rsid w:val="007824B5"/>
    <w:rsid w:val="007824F6"/>
    <w:rsid w:val="0078305F"/>
    <w:rsid w:val="007830C3"/>
    <w:rsid w:val="00783C4B"/>
    <w:rsid w:val="00783CB2"/>
    <w:rsid w:val="00784228"/>
    <w:rsid w:val="007842A7"/>
    <w:rsid w:val="00784361"/>
    <w:rsid w:val="007850F4"/>
    <w:rsid w:val="00785A89"/>
    <w:rsid w:val="00785E07"/>
    <w:rsid w:val="00786040"/>
    <w:rsid w:val="007861F6"/>
    <w:rsid w:val="007868AB"/>
    <w:rsid w:val="007878DB"/>
    <w:rsid w:val="00787971"/>
    <w:rsid w:val="007902BE"/>
    <w:rsid w:val="007912A6"/>
    <w:rsid w:val="00791620"/>
    <w:rsid w:val="00791947"/>
    <w:rsid w:val="00791CF2"/>
    <w:rsid w:val="007921A6"/>
    <w:rsid w:val="0079229D"/>
    <w:rsid w:val="00792822"/>
    <w:rsid w:val="00792B0C"/>
    <w:rsid w:val="00792DF6"/>
    <w:rsid w:val="00793602"/>
    <w:rsid w:val="0079360B"/>
    <w:rsid w:val="007938BA"/>
    <w:rsid w:val="0079403F"/>
    <w:rsid w:val="007940C8"/>
    <w:rsid w:val="007944D4"/>
    <w:rsid w:val="007946B1"/>
    <w:rsid w:val="00794EF3"/>
    <w:rsid w:val="0079558E"/>
    <w:rsid w:val="007961CB"/>
    <w:rsid w:val="0079655A"/>
    <w:rsid w:val="0079688C"/>
    <w:rsid w:val="007A032A"/>
    <w:rsid w:val="007A038A"/>
    <w:rsid w:val="007A03C7"/>
    <w:rsid w:val="007A03D9"/>
    <w:rsid w:val="007A0B18"/>
    <w:rsid w:val="007A1025"/>
    <w:rsid w:val="007A11FD"/>
    <w:rsid w:val="007A1E52"/>
    <w:rsid w:val="007A2142"/>
    <w:rsid w:val="007A2534"/>
    <w:rsid w:val="007A29F8"/>
    <w:rsid w:val="007A2A69"/>
    <w:rsid w:val="007A2C07"/>
    <w:rsid w:val="007A35EB"/>
    <w:rsid w:val="007A35FD"/>
    <w:rsid w:val="007A3B24"/>
    <w:rsid w:val="007A3B77"/>
    <w:rsid w:val="007A3D0A"/>
    <w:rsid w:val="007A40BA"/>
    <w:rsid w:val="007A40F1"/>
    <w:rsid w:val="007A4DEE"/>
    <w:rsid w:val="007A5B62"/>
    <w:rsid w:val="007A675A"/>
    <w:rsid w:val="007A6DDD"/>
    <w:rsid w:val="007A7255"/>
    <w:rsid w:val="007B015F"/>
    <w:rsid w:val="007B01FE"/>
    <w:rsid w:val="007B0B52"/>
    <w:rsid w:val="007B1889"/>
    <w:rsid w:val="007B1BA5"/>
    <w:rsid w:val="007B1F43"/>
    <w:rsid w:val="007B22D2"/>
    <w:rsid w:val="007B2AB7"/>
    <w:rsid w:val="007B3850"/>
    <w:rsid w:val="007B3AFA"/>
    <w:rsid w:val="007B3BE1"/>
    <w:rsid w:val="007B40E6"/>
    <w:rsid w:val="007B4478"/>
    <w:rsid w:val="007B4A73"/>
    <w:rsid w:val="007B4EB3"/>
    <w:rsid w:val="007B54F1"/>
    <w:rsid w:val="007B5626"/>
    <w:rsid w:val="007B6918"/>
    <w:rsid w:val="007B6930"/>
    <w:rsid w:val="007B6AF9"/>
    <w:rsid w:val="007B6E38"/>
    <w:rsid w:val="007B7526"/>
    <w:rsid w:val="007B767F"/>
    <w:rsid w:val="007B7EA1"/>
    <w:rsid w:val="007C028B"/>
    <w:rsid w:val="007C0384"/>
    <w:rsid w:val="007C07A8"/>
    <w:rsid w:val="007C07FD"/>
    <w:rsid w:val="007C128A"/>
    <w:rsid w:val="007C1308"/>
    <w:rsid w:val="007C137C"/>
    <w:rsid w:val="007C19E8"/>
    <w:rsid w:val="007C1D3D"/>
    <w:rsid w:val="007C1EBA"/>
    <w:rsid w:val="007C2DB3"/>
    <w:rsid w:val="007C2F41"/>
    <w:rsid w:val="007C3C94"/>
    <w:rsid w:val="007C3D8A"/>
    <w:rsid w:val="007C3F21"/>
    <w:rsid w:val="007C3F9F"/>
    <w:rsid w:val="007C4624"/>
    <w:rsid w:val="007C58A3"/>
    <w:rsid w:val="007C59A5"/>
    <w:rsid w:val="007C7137"/>
    <w:rsid w:val="007C7A75"/>
    <w:rsid w:val="007D03DC"/>
    <w:rsid w:val="007D06D3"/>
    <w:rsid w:val="007D0857"/>
    <w:rsid w:val="007D0E84"/>
    <w:rsid w:val="007D135C"/>
    <w:rsid w:val="007D185B"/>
    <w:rsid w:val="007D1876"/>
    <w:rsid w:val="007D1A18"/>
    <w:rsid w:val="007D1B18"/>
    <w:rsid w:val="007D230D"/>
    <w:rsid w:val="007D28D9"/>
    <w:rsid w:val="007D2C28"/>
    <w:rsid w:val="007D2D3E"/>
    <w:rsid w:val="007D35A4"/>
    <w:rsid w:val="007D383E"/>
    <w:rsid w:val="007D48C4"/>
    <w:rsid w:val="007D4A1E"/>
    <w:rsid w:val="007D4B64"/>
    <w:rsid w:val="007D510D"/>
    <w:rsid w:val="007D57C0"/>
    <w:rsid w:val="007D6B1B"/>
    <w:rsid w:val="007D6C59"/>
    <w:rsid w:val="007D77B5"/>
    <w:rsid w:val="007D79BE"/>
    <w:rsid w:val="007D7DFA"/>
    <w:rsid w:val="007E097E"/>
    <w:rsid w:val="007E0E01"/>
    <w:rsid w:val="007E260D"/>
    <w:rsid w:val="007E2A22"/>
    <w:rsid w:val="007E2E37"/>
    <w:rsid w:val="007E31D0"/>
    <w:rsid w:val="007E3420"/>
    <w:rsid w:val="007E3565"/>
    <w:rsid w:val="007E4695"/>
    <w:rsid w:val="007E54B8"/>
    <w:rsid w:val="007E5603"/>
    <w:rsid w:val="007E59FD"/>
    <w:rsid w:val="007E5FB0"/>
    <w:rsid w:val="007E63DF"/>
    <w:rsid w:val="007E66D6"/>
    <w:rsid w:val="007E6B07"/>
    <w:rsid w:val="007F038E"/>
    <w:rsid w:val="007F043B"/>
    <w:rsid w:val="007F05A1"/>
    <w:rsid w:val="007F05FB"/>
    <w:rsid w:val="007F0922"/>
    <w:rsid w:val="007F0BEA"/>
    <w:rsid w:val="007F1268"/>
    <w:rsid w:val="007F18EE"/>
    <w:rsid w:val="007F2C66"/>
    <w:rsid w:val="007F30B6"/>
    <w:rsid w:val="007F427E"/>
    <w:rsid w:val="007F4501"/>
    <w:rsid w:val="007F5217"/>
    <w:rsid w:val="007F5BCA"/>
    <w:rsid w:val="007F5D78"/>
    <w:rsid w:val="007F6509"/>
    <w:rsid w:val="007F6A8D"/>
    <w:rsid w:val="007F6BF6"/>
    <w:rsid w:val="007F7C07"/>
    <w:rsid w:val="008002BF"/>
    <w:rsid w:val="008012C4"/>
    <w:rsid w:val="0080189F"/>
    <w:rsid w:val="008018CC"/>
    <w:rsid w:val="00801908"/>
    <w:rsid w:val="00801B84"/>
    <w:rsid w:val="0080227A"/>
    <w:rsid w:val="00802516"/>
    <w:rsid w:val="0080262F"/>
    <w:rsid w:val="00803119"/>
    <w:rsid w:val="008036B4"/>
    <w:rsid w:val="00803D11"/>
    <w:rsid w:val="00804EDA"/>
    <w:rsid w:val="00805368"/>
    <w:rsid w:val="008056D5"/>
    <w:rsid w:val="008056E7"/>
    <w:rsid w:val="0080628B"/>
    <w:rsid w:val="00806381"/>
    <w:rsid w:val="008069FD"/>
    <w:rsid w:val="00807112"/>
    <w:rsid w:val="00807534"/>
    <w:rsid w:val="00807F6A"/>
    <w:rsid w:val="00810043"/>
    <w:rsid w:val="008101B2"/>
    <w:rsid w:val="008107A8"/>
    <w:rsid w:val="00811278"/>
    <w:rsid w:val="00811412"/>
    <w:rsid w:val="00812179"/>
    <w:rsid w:val="008130D0"/>
    <w:rsid w:val="00814590"/>
    <w:rsid w:val="00814DC2"/>
    <w:rsid w:val="00815291"/>
    <w:rsid w:val="008154EA"/>
    <w:rsid w:val="00815548"/>
    <w:rsid w:val="008158CC"/>
    <w:rsid w:val="0081785B"/>
    <w:rsid w:val="00820902"/>
    <w:rsid w:val="00820E6E"/>
    <w:rsid w:val="00821342"/>
    <w:rsid w:val="00822018"/>
    <w:rsid w:val="0082208D"/>
    <w:rsid w:val="008221C6"/>
    <w:rsid w:val="008221CF"/>
    <w:rsid w:val="0082265F"/>
    <w:rsid w:val="00822A24"/>
    <w:rsid w:val="00822B7D"/>
    <w:rsid w:val="008231A7"/>
    <w:rsid w:val="00823712"/>
    <w:rsid w:val="00823F08"/>
    <w:rsid w:val="0082401D"/>
    <w:rsid w:val="0082499A"/>
    <w:rsid w:val="00824B19"/>
    <w:rsid w:val="00824C5A"/>
    <w:rsid w:val="00824F0B"/>
    <w:rsid w:val="00825349"/>
    <w:rsid w:val="00825668"/>
    <w:rsid w:val="00825B99"/>
    <w:rsid w:val="00826727"/>
    <w:rsid w:val="00826E4A"/>
    <w:rsid w:val="00827167"/>
    <w:rsid w:val="0082736B"/>
    <w:rsid w:val="00827592"/>
    <w:rsid w:val="008275FD"/>
    <w:rsid w:val="00827D4A"/>
    <w:rsid w:val="00827FD6"/>
    <w:rsid w:val="008302FF"/>
    <w:rsid w:val="0083044B"/>
    <w:rsid w:val="008304B2"/>
    <w:rsid w:val="008308DC"/>
    <w:rsid w:val="00830CE9"/>
    <w:rsid w:val="008311F7"/>
    <w:rsid w:val="00831577"/>
    <w:rsid w:val="00832621"/>
    <w:rsid w:val="00832B18"/>
    <w:rsid w:val="00832B3D"/>
    <w:rsid w:val="00832C3B"/>
    <w:rsid w:val="00832DDF"/>
    <w:rsid w:val="00833704"/>
    <w:rsid w:val="008338B7"/>
    <w:rsid w:val="0083398F"/>
    <w:rsid w:val="00833ABC"/>
    <w:rsid w:val="0083438C"/>
    <w:rsid w:val="00834800"/>
    <w:rsid w:val="00835092"/>
    <w:rsid w:val="00835847"/>
    <w:rsid w:val="0083684C"/>
    <w:rsid w:val="00836A98"/>
    <w:rsid w:val="00836AE5"/>
    <w:rsid w:val="00836C2E"/>
    <w:rsid w:val="008370E2"/>
    <w:rsid w:val="008370FD"/>
    <w:rsid w:val="0083742F"/>
    <w:rsid w:val="00837E57"/>
    <w:rsid w:val="00840A6F"/>
    <w:rsid w:val="008414FB"/>
    <w:rsid w:val="0084271D"/>
    <w:rsid w:val="00842CC5"/>
    <w:rsid w:val="00842EB0"/>
    <w:rsid w:val="008431B5"/>
    <w:rsid w:val="00844B77"/>
    <w:rsid w:val="00845508"/>
    <w:rsid w:val="00845FF3"/>
    <w:rsid w:val="0084660E"/>
    <w:rsid w:val="00846752"/>
    <w:rsid w:val="008478C4"/>
    <w:rsid w:val="00847950"/>
    <w:rsid w:val="00847D1A"/>
    <w:rsid w:val="0085015B"/>
    <w:rsid w:val="00850358"/>
    <w:rsid w:val="00850D24"/>
    <w:rsid w:val="00851073"/>
    <w:rsid w:val="008510FF"/>
    <w:rsid w:val="00851211"/>
    <w:rsid w:val="00851302"/>
    <w:rsid w:val="0085176F"/>
    <w:rsid w:val="00851953"/>
    <w:rsid w:val="00851E51"/>
    <w:rsid w:val="00851F0A"/>
    <w:rsid w:val="00851F4A"/>
    <w:rsid w:val="00851FA4"/>
    <w:rsid w:val="0085202B"/>
    <w:rsid w:val="0085299E"/>
    <w:rsid w:val="00852D89"/>
    <w:rsid w:val="00853951"/>
    <w:rsid w:val="00853FC0"/>
    <w:rsid w:val="00854373"/>
    <w:rsid w:val="008543FB"/>
    <w:rsid w:val="00854E61"/>
    <w:rsid w:val="008555D7"/>
    <w:rsid w:val="00855762"/>
    <w:rsid w:val="00856328"/>
    <w:rsid w:val="0085674F"/>
    <w:rsid w:val="008569D3"/>
    <w:rsid w:val="00856A9B"/>
    <w:rsid w:val="00856B6C"/>
    <w:rsid w:val="00857BA2"/>
    <w:rsid w:val="00857E9C"/>
    <w:rsid w:val="00860304"/>
    <w:rsid w:val="00860418"/>
    <w:rsid w:val="008609F2"/>
    <w:rsid w:val="008612B5"/>
    <w:rsid w:val="00862A72"/>
    <w:rsid w:val="00862D8B"/>
    <w:rsid w:val="008634E3"/>
    <w:rsid w:val="00863A7F"/>
    <w:rsid w:val="0086413D"/>
    <w:rsid w:val="008647FC"/>
    <w:rsid w:val="00864B5D"/>
    <w:rsid w:val="0086511F"/>
    <w:rsid w:val="008651E6"/>
    <w:rsid w:val="00865799"/>
    <w:rsid w:val="00865AD8"/>
    <w:rsid w:val="00866242"/>
    <w:rsid w:val="00866793"/>
    <w:rsid w:val="00866F4D"/>
    <w:rsid w:val="00867058"/>
    <w:rsid w:val="00867332"/>
    <w:rsid w:val="00867F32"/>
    <w:rsid w:val="0087032F"/>
    <w:rsid w:val="00870FB6"/>
    <w:rsid w:val="00870FCB"/>
    <w:rsid w:val="008715A4"/>
    <w:rsid w:val="00871EA1"/>
    <w:rsid w:val="00872C7E"/>
    <w:rsid w:val="00872E68"/>
    <w:rsid w:val="0087327F"/>
    <w:rsid w:val="00873FD7"/>
    <w:rsid w:val="00874543"/>
    <w:rsid w:val="0087609B"/>
    <w:rsid w:val="0087644E"/>
    <w:rsid w:val="00876D59"/>
    <w:rsid w:val="00877819"/>
    <w:rsid w:val="00877DAA"/>
    <w:rsid w:val="00880087"/>
    <w:rsid w:val="008803DB"/>
    <w:rsid w:val="00880736"/>
    <w:rsid w:val="008812F8"/>
    <w:rsid w:val="00881F49"/>
    <w:rsid w:val="008821F8"/>
    <w:rsid w:val="0088238D"/>
    <w:rsid w:val="0088277B"/>
    <w:rsid w:val="008828D1"/>
    <w:rsid w:val="00883AE2"/>
    <w:rsid w:val="00883BF8"/>
    <w:rsid w:val="00884148"/>
    <w:rsid w:val="00884175"/>
    <w:rsid w:val="008841C0"/>
    <w:rsid w:val="00884634"/>
    <w:rsid w:val="008850C8"/>
    <w:rsid w:val="008850CD"/>
    <w:rsid w:val="00885689"/>
    <w:rsid w:val="00885D01"/>
    <w:rsid w:val="008861EE"/>
    <w:rsid w:val="008863C0"/>
    <w:rsid w:val="0088728F"/>
    <w:rsid w:val="008876AF"/>
    <w:rsid w:val="0088798B"/>
    <w:rsid w:val="0089072D"/>
    <w:rsid w:val="00890D67"/>
    <w:rsid w:val="00890EE1"/>
    <w:rsid w:val="0089125B"/>
    <w:rsid w:val="00891BCA"/>
    <w:rsid w:val="00891C10"/>
    <w:rsid w:val="00892159"/>
    <w:rsid w:val="0089227C"/>
    <w:rsid w:val="00892457"/>
    <w:rsid w:val="00892A50"/>
    <w:rsid w:val="00892D22"/>
    <w:rsid w:val="008932E6"/>
    <w:rsid w:val="00893954"/>
    <w:rsid w:val="0089397A"/>
    <w:rsid w:val="00893FC3"/>
    <w:rsid w:val="00894097"/>
    <w:rsid w:val="0089452E"/>
    <w:rsid w:val="008950B5"/>
    <w:rsid w:val="00895579"/>
    <w:rsid w:val="00896BB3"/>
    <w:rsid w:val="00897074"/>
    <w:rsid w:val="00897B99"/>
    <w:rsid w:val="00897E41"/>
    <w:rsid w:val="00897FE6"/>
    <w:rsid w:val="008A0180"/>
    <w:rsid w:val="008A019D"/>
    <w:rsid w:val="008A05FD"/>
    <w:rsid w:val="008A0AC0"/>
    <w:rsid w:val="008A13C9"/>
    <w:rsid w:val="008A16E3"/>
    <w:rsid w:val="008A1B59"/>
    <w:rsid w:val="008A2563"/>
    <w:rsid w:val="008A3C52"/>
    <w:rsid w:val="008A3FEE"/>
    <w:rsid w:val="008A44FB"/>
    <w:rsid w:val="008A4931"/>
    <w:rsid w:val="008A4EA9"/>
    <w:rsid w:val="008A562D"/>
    <w:rsid w:val="008A58F5"/>
    <w:rsid w:val="008A62BC"/>
    <w:rsid w:val="008A66E7"/>
    <w:rsid w:val="008A75A2"/>
    <w:rsid w:val="008B0B89"/>
    <w:rsid w:val="008B0BC0"/>
    <w:rsid w:val="008B0D46"/>
    <w:rsid w:val="008B1283"/>
    <w:rsid w:val="008B1788"/>
    <w:rsid w:val="008B19FD"/>
    <w:rsid w:val="008B1E09"/>
    <w:rsid w:val="008B2886"/>
    <w:rsid w:val="008B2998"/>
    <w:rsid w:val="008B2A56"/>
    <w:rsid w:val="008B2A5E"/>
    <w:rsid w:val="008B3902"/>
    <w:rsid w:val="008B3EDE"/>
    <w:rsid w:val="008B4275"/>
    <w:rsid w:val="008B4451"/>
    <w:rsid w:val="008B4946"/>
    <w:rsid w:val="008B4A04"/>
    <w:rsid w:val="008B51AE"/>
    <w:rsid w:val="008B5BF8"/>
    <w:rsid w:val="008B6840"/>
    <w:rsid w:val="008B6E2C"/>
    <w:rsid w:val="008B6F35"/>
    <w:rsid w:val="008B7F59"/>
    <w:rsid w:val="008C012A"/>
    <w:rsid w:val="008C040B"/>
    <w:rsid w:val="008C0520"/>
    <w:rsid w:val="008C0B1D"/>
    <w:rsid w:val="008C0EEC"/>
    <w:rsid w:val="008C113B"/>
    <w:rsid w:val="008C20E6"/>
    <w:rsid w:val="008C2452"/>
    <w:rsid w:val="008C25B1"/>
    <w:rsid w:val="008C2830"/>
    <w:rsid w:val="008C2A3D"/>
    <w:rsid w:val="008C2BAF"/>
    <w:rsid w:val="008C2F72"/>
    <w:rsid w:val="008C321F"/>
    <w:rsid w:val="008C3505"/>
    <w:rsid w:val="008C3D5C"/>
    <w:rsid w:val="008C475B"/>
    <w:rsid w:val="008C4A0C"/>
    <w:rsid w:val="008C55E5"/>
    <w:rsid w:val="008C597F"/>
    <w:rsid w:val="008C6EF8"/>
    <w:rsid w:val="008C7127"/>
    <w:rsid w:val="008C7D79"/>
    <w:rsid w:val="008C7D7C"/>
    <w:rsid w:val="008C7F9F"/>
    <w:rsid w:val="008D00C1"/>
    <w:rsid w:val="008D049E"/>
    <w:rsid w:val="008D0679"/>
    <w:rsid w:val="008D0AF0"/>
    <w:rsid w:val="008D0D1B"/>
    <w:rsid w:val="008D1140"/>
    <w:rsid w:val="008D1202"/>
    <w:rsid w:val="008D188C"/>
    <w:rsid w:val="008D22A7"/>
    <w:rsid w:val="008D2316"/>
    <w:rsid w:val="008D26EA"/>
    <w:rsid w:val="008D30DF"/>
    <w:rsid w:val="008D3836"/>
    <w:rsid w:val="008D3D13"/>
    <w:rsid w:val="008D4597"/>
    <w:rsid w:val="008D5201"/>
    <w:rsid w:val="008D5576"/>
    <w:rsid w:val="008D5B46"/>
    <w:rsid w:val="008D5FC7"/>
    <w:rsid w:val="008D6261"/>
    <w:rsid w:val="008D6353"/>
    <w:rsid w:val="008D6964"/>
    <w:rsid w:val="008D6D15"/>
    <w:rsid w:val="008D714A"/>
    <w:rsid w:val="008D7509"/>
    <w:rsid w:val="008D76E8"/>
    <w:rsid w:val="008D7821"/>
    <w:rsid w:val="008D7DAE"/>
    <w:rsid w:val="008E0103"/>
    <w:rsid w:val="008E02A9"/>
    <w:rsid w:val="008E04D7"/>
    <w:rsid w:val="008E04E2"/>
    <w:rsid w:val="008E0511"/>
    <w:rsid w:val="008E070F"/>
    <w:rsid w:val="008E0744"/>
    <w:rsid w:val="008E09A1"/>
    <w:rsid w:val="008E0DB7"/>
    <w:rsid w:val="008E12E5"/>
    <w:rsid w:val="008E1680"/>
    <w:rsid w:val="008E1BD9"/>
    <w:rsid w:val="008E1E64"/>
    <w:rsid w:val="008E1F7C"/>
    <w:rsid w:val="008E22A9"/>
    <w:rsid w:val="008E26C9"/>
    <w:rsid w:val="008E2900"/>
    <w:rsid w:val="008E3AAB"/>
    <w:rsid w:val="008E4022"/>
    <w:rsid w:val="008E505B"/>
    <w:rsid w:val="008E5B2F"/>
    <w:rsid w:val="008E6166"/>
    <w:rsid w:val="008E61E7"/>
    <w:rsid w:val="008E6992"/>
    <w:rsid w:val="008E6C13"/>
    <w:rsid w:val="008E6E48"/>
    <w:rsid w:val="008E73DA"/>
    <w:rsid w:val="008E7BDE"/>
    <w:rsid w:val="008E7CC8"/>
    <w:rsid w:val="008E7D66"/>
    <w:rsid w:val="008F0480"/>
    <w:rsid w:val="008F0579"/>
    <w:rsid w:val="008F0ADF"/>
    <w:rsid w:val="008F0CD2"/>
    <w:rsid w:val="008F0E38"/>
    <w:rsid w:val="008F1560"/>
    <w:rsid w:val="008F1585"/>
    <w:rsid w:val="008F17CA"/>
    <w:rsid w:val="008F19D1"/>
    <w:rsid w:val="008F1E54"/>
    <w:rsid w:val="008F1EF7"/>
    <w:rsid w:val="008F2580"/>
    <w:rsid w:val="008F2C8D"/>
    <w:rsid w:val="008F3CB7"/>
    <w:rsid w:val="008F3D2C"/>
    <w:rsid w:val="008F41AE"/>
    <w:rsid w:val="008F4366"/>
    <w:rsid w:val="008F52B2"/>
    <w:rsid w:val="008F571D"/>
    <w:rsid w:val="008F59D1"/>
    <w:rsid w:val="008F5F2E"/>
    <w:rsid w:val="008F76A0"/>
    <w:rsid w:val="008F76EC"/>
    <w:rsid w:val="008F7A81"/>
    <w:rsid w:val="009004B7"/>
    <w:rsid w:val="0090082D"/>
    <w:rsid w:val="00901582"/>
    <w:rsid w:val="00901A0D"/>
    <w:rsid w:val="0090210E"/>
    <w:rsid w:val="00902629"/>
    <w:rsid w:val="00902B39"/>
    <w:rsid w:val="00902B63"/>
    <w:rsid w:val="00902E15"/>
    <w:rsid w:val="009031F0"/>
    <w:rsid w:val="009037CF"/>
    <w:rsid w:val="00903A69"/>
    <w:rsid w:val="00904988"/>
    <w:rsid w:val="00904F76"/>
    <w:rsid w:val="0090584C"/>
    <w:rsid w:val="00905CC9"/>
    <w:rsid w:val="009063AA"/>
    <w:rsid w:val="0090658B"/>
    <w:rsid w:val="0090758B"/>
    <w:rsid w:val="00907A99"/>
    <w:rsid w:val="00907E42"/>
    <w:rsid w:val="00907EFC"/>
    <w:rsid w:val="009106D5"/>
    <w:rsid w:val="00910A34"/>
    <w:rsid w:val="00910C8A"/>
    <w:rsid w:val="009120C7"/>
    <w:rsid w:val="00912984"/>
    <w:rsid w:val="009132E6"/>
    <w:rsid w:val="009135B9"/>
    <w:rsid w:val="00913D8D"/>
    <w:rsid w:val="00913F55"/>
    <w:rsid w:val="00914267"/>
    <w:rsid w:val="009143D4"/>
    <w:rsid w:val="00914701"/>
    <w:rsid w:val="009150AC"/>
    <w:rsid w:val="00915279"/>
    <w:rsid w:val="009158CA"/>
    <w:rsid w:val="009158F1"/>
    <w:rsid w:val="00915FCE"/>
    <w:rsid w:val="00916A68"/>
    <w:rsid w:val="00916B7D"/>
    <w:rsid w:val="00920547"/>
    <w:rsid w:val="00920FFD"/>
    <w:rsid w:val="009210CF"/>
    <w:rsid w:val="009219B5"/>
    <w:rsid w:val="009221D0"/>
    <w:rsid w:val="00922903"/>
    <w:rsid w:val="00922FA0"/>
    <w:rsid w:val="0092315B"/>
    <w:rsid w:val="00923CF8"/>
    <w:rsid w:val="00924623"/>
    <w:rsid w:val="00924C76"/>
    <w:rsid w:val="00924E8D"/>
    <w:rsid w:val="00924EF8"/>
    <w:rsid w:val="00925148"/>
    <w:rsid w:val="0092532C"/>
    <w:rsid w:val="00925DFA"/>
    <w:rsid w:val="00925E32"/>
    <w:rsid w:val="00926457"/>
    <w:rsid w:val="00926CC6"/>
    <w:rsid w:val="00926DE2"/>
    <w:rsid w:val="00927478"/>
    <w:rsid w:val="009278BA"/>
    <w:rsid w:val="009313AB"/>
    <w:rsid w:val="0093144C"/>
    <w:rsid w:val="00931B38"/>
    <w:rsid w:val="00931D00"/>
    <w:rsid w:val="00932003"/>
    <w:rsid w:val="0093206F"/>
    <w:rsid w:val="00932145"/>
    <w:rsid w:val="0093222F"/>
    <w:rsid w:val="00932BF9"/>
    <w:rsid w:val="00932EFC"/>
    <w:rsid w:val="009330B7"/>
    <w:rsid w:val="0093351E"/>
    <w:rsid w:val="00933BEF"/>
    <w:rsid w:val="009343B9"/>
    <w:rsid w:val="00934490"/>
    <w:rsid w:val="0093481E"/>
    <w:rsid w:val="0093532B"/>
    <w:rsid w:val="00935EF0"/>
    <w:rsid w:val="00935EF4"/>
    <w:rsid w:val="00935FD6"/>
    <w:rsid w:val="00936256"/>
    <w:rsid w:val="009365C8"/>
    <w:rsid w:val="00936A8C"/>
    <w:rsid w:val="00936D0D"/>
    <w:rsid w:val="00936EC6"/>
    <w:rsid w:val="00937874"/>
    <w:rsid w:val="009421A6"/>
    <w:rsid w:val="009423D0"/>
    <w:rsid w:val="0094255A"/>
    <w:rsid w:val="00942C23"/>
    <w:rsid w:val="00943136"/>
    <w:rsid w:val="00944060"/>
    <w:rsid w:val="009456C4"/>
    <w:rsid w:val="00946ECB"/>
    <w:rsid w:val="0095019C"/>
    <w:rsid w:val="009501EA"/>
    <w:rsid w:val="00950714"/>
    <w:rsid w:val="00950CE4"/>
    <w:rsid w:val="009513B8"/>
    <w:rsid w:val="00952456"/>
    <w:rsid w:val="00952A41"/>
    <w:rsid w:val="00952B59"/>
    <w:rsid w:val="00953544"/>
    <w:rsid w:val="00953545"/>
    <w:rsid w:val="009538AC"/>
    <w:rsid w:val="009540B1"/>
    <w:rsid w:val="0095549D"/>
    <w:rsid w:val="00955C86"/>
    <w:rsid w:val="00955EED"/>
    <w:rsid w:val="00955F53"/>
    <w:rsid w:val="00955FE4"/>
    <w:rsid w:val="009560EC"/>
    <w:rsid w:val="009565B9"/>
    <w:rsid w:val="00956CE2"/>
    <w:rsid w:val="009573A9"/>
    <w:rsid w:val="00957543"/>
    <w:rsid w:val="00957866"/>
    <w:rsid w:val="009579D0"/>
    <w:rsid w:val="00957D93"/>
    <w:rsid w:val="00957E7C"/>
    <w:rsid w:val="0096022E"/>
    <w:rsid w:val="00960C7C"/>
    <w:rsid w:val="0096107D"/>
    <w:rsid w:val="0096184C"/>
    <w:rsid w:val="009618AC"/>
    <w:rsid w:val="0096230D"/>
    <w:rsid w:val="009634F4"/>
    <w:rsid w:val="0096401D"/>
    <w:rsid w:val="00964206"/>
    <w:rsid w:val="009642C9"/>
    <w:rsid w:val="00964485"/>
    <w:rsid w:val="009645C8"/>
    <w:rsid w:val="00965EB8"/>
    <w:rsid w:val="00965F62"/>
    <w:rsid w:val="00966290"/>
    <w:rsid w:val="009665E6"/>
    <w:rsid w:val="00966EB1"/>
    <w:rsid w:val="00967009"/>
    <w:rsid w:val="00967442"/>
    <w:rsid w:val="0096772A"/>
    <w:rsid w:val="00967F2D"/>
    <w:rsid w:val="009700AB"/>
    <w:rsid w:val="009706C4"/>
    <w:rsid w:val="0097102A"/>
    <w:rsid w:val="009714A2"/>
    <w:rsid w:val="009714F4"/>
    <w:rsid w:val="00972885"/>
    <w:rsid w:val="00972C2A"/>
    <w:rsid w:val="00972CBC"/>
    <w:rsid w:val="00972DC2"/>
    <w:rsid w:val="00973166"/>
    <w:rsid w:val="00973B05"/>
    <w:rsid w:val="00973BEE"/>
    <w:rsid w:val="009745FF"/>
    <w:rsid w:val="00974ECC"/>
    <w:rsid w:val="00975463"/>
    <w:rsid w:val="00975482"/>
    <w:rsid w:val="00975540"/>
    <w:rsid w:val="0097572D"/>
    <w:rsid w:val="00976BF3"/>
    <w:rsid w:val="00976C28"/>
    <w:rsid w:val="009777C4"/>
    <w:rsid w:val="00977C4C"/>
    <w:rsid w:val="00977E35"/>
    <w:rsid w:val="00980187"/>
    <w:rsid w:val="0098027F"/>
    <w:rsid w:val="00980306"/>
    <w:rsid w:val="00980387"/>
    <w:rsid w:val="00980429"/>
    <w:rsid w:val="009804F7"/>
    <w:rsid w:val="00980BDA"/>
    <w:rsid w:val="00980E3A"/>
    <w:rsid w:val="009819B7"/>
    <w:rsid w:val="00981F12"/>
    <w:rsid w:val="00982260"/>
    <w:rsid w:val="00982CB4"/>
    <w:rsid w:val="00982D56"/>
    <w:rsid w:val="009833DA"/>
    <w:rsid w:val="00983695"/>
    <w:rsid w:val="0098380B"/>
    <w:rsid w:val="00984429"/>
    <w:rsid w:val="00984D61"/>
    <w:rsid w:val="00985281"/>
    <w:rsid w:val="00985762"/>
    <w:rsid w:val="00985B81"/>
    <w:rsid w:val="00985E36"/>
    <w:rsid w:val="00986B7C"/>
    <w:rsid w:val="00986DA1"/>
    <w:rsid w:val="00986F52"/>
    <w:rsid w:val="00987043"/>
    <w:rsid w:val="009873BE"/>
    <w:rsid w:val="009874DF"/>
    <w:rsid w:val="0098777C"/>
    <w:rsid w:val="00987A57"/>
    <w:rsid w:val="00987BA5"/>
    <w:rsid w:val="00987FF5"/>
    <w:rsid w:val="00991323"/>
    <w:rsid w:val="00991474"/>
    <w:rsid w:val="009916A8"/>
    <w:rsid w:val="00991766"/>
    <w:rsid w:val="00992187"/>
    <w:rsid w:val="009927C3"/>
    <w:rsid w:val="0099314F"/>
    <w:rsid w:val="009935F7"/>
    <w:rsid w:val="00993FA4"/>
    <w:rsid w:val="00994130"/>
    <w:rsid w:val="00994F27"/>
    <w:rsid w:val="009954C7"/>
    <w:rsid w:val="00995AC1"/>
    <w:rsid w:val="00995BCC"/>
    <w:rsid w:val="00995D1D"/>
    <w:rsid w:val="00996C19"/>
    <w:rsid w:val="0099720B"/>
    <w:rsid w:val="009977A5"/>
    <w:rsid w:val="00997F06"/>
    <w:rsid w:val="009A07D3"/>
    <w:rsid w:val="009A0AFC"/>
    <w:rsid w:val="009A0B3E"/>
    <w:rsid w:val="009A0B7D"/>
    <w:rsid w:val="009A0DFC"/>
    <w:rsid w:val="009A0EF0"/>
    <w:rsid w:val="009A0F00"/>
    <w:rsid w:val="009A15DF"/>
    <w:rsid w:val="009A17D4"/>
    <w:rsid w:val="009A22E4"/>
    <w:rsid w:val="009A2714"/>
    <w:rsid w:val="009A2F5D"/>
    <w:rsid w:val="009A33FD"/>
    <w:rsid w:val="009A3616"/>
    <w:rsid w:val="009A3EB6"/>
    <w:rsid w:val="009A4577"/>
    <w:rsid w:val="009A4B90"/>
    <w:rsid w:val="009A4BC0"/>
    <w:rsid w:val="009A4E68"/>
    <w:rsid w:val="009A52AD"/>
    <w:rsid w:val="009A57E3"/>
    <w:rsid w:val="009A762D"/>
    <w:rsid w:val="009A7806"/>
    <w:rsid w:val="009B00D8"/>
    <w:rsid w:val="009B0648"/>
    <w:rsid w:val="009B07CD"/>
    <w:rsid w:val="009B08A5"/>
    <w:rsid w:val="009B08C4"/>
    <w:rsid w:val="009B1FA2"/>
    <w:rsid w:val="009B2C9B"/>
    <w:rsid w:val="009B3860"/>
    <w:rsid w:val="009B403F"/>
    <w:rsid w:val="009B4662"/>
    <w:rsid w:val="009B4880"/>
    <w:rsid w:val="009B5888"/>
    <w:rsid w:val="009B59F0"/>
    <w:rsid w:val="009B5C87"/>
    <w:rsid w:val="009B6087"/>
    <w:rsid w:val="009B6107"/>
    <w:rsid w:val="009B62B2"/>
    <w:rsid w:val="009B691C"/>
    <w:rsid w:val="009B6AC7"/>
    <w:rsid w:val="009B7056"/>
    <w:rsid w:val="009B7327"/>
    <w:rsid w:val="009C0A48"/>
    <w:rsid w:val="009C0CDF"/>
    <w:rsid w:val="009C1396"/>
    <w:rsid w:val="009C14DD"/>
    <w:rsid w:val="009C2017"/>
    <w:rsid w:val="009C22B5"/>
    <w:rsid w:val="009C26EB"/>
    <w:rsid w:val="009C2922"/>
    <w:rsid w:val="009C2BC3"/>
    <w:rsid w:val="009C2C09"/>
    <w:rsid w:val="009C2CF1"/>
    <w:rsid w:val="009C30FF"/>
    <w:rsid w:val="009C3A99"/>
    <w:rsid w:val="009C4620"/>
    <w:rsid w:val="009C49F7"/>
    <w:rsid w:val="009C58CB"/>
    <w:rsid w:val="009C59E8"/>
    <w:rsid w:val="009C62A2"/>
    <w:rsid w:val="009C667E"/>
    <w:rsid w:val="009D01B7"/>
    <w:rsid w:val="009D090A"/>
    <w:rsid w:val="009D0972"/>
    <w:rsid w:val="009D0983"/>
    <w:rsid w:val="009D0F83"/>
    <w:rsid w:val="009D146F"/>
    <w:rsid w:val="009D229B"/>
    <w:rsid w:val="009D23FA"/>
    <w:rsid w:val="009D276E"/>
    <w:rsid w:val="009D3DBE"/>
    <w:rsid w:val="009D4C51"/>
    <w:rsid w:val="009D4D29"/>
    <w:rsid w:val="009D553A"/>
    <w:rsid w:val="009D61B8"/>
    <w:rsid w:val="009D686A"/>
    <w:rsid w:val="009D69A6"/>
    <w:rsid w:val="009D7DBC"/>
    <w:rsid w:val="009E02BB"/>
    <w:rsid w:val="009E0C39"/>
    <w:rsid w:val="009E2CD1"/>
    <w:rsid w:val="009E31C0"/>
    <w:rsid w:val="009E36CE"/>
    <w:rsid w:val="009E3728"/>
    <w:rsid w:val="009E3A19"/>
    <w:rsid w:val="009E3AE2"/>
    <w:rsid w:val="009E3C7A"/>
    <w:rsid w:val="009E3CC4"/>
    <w:rsid w:val="009E3E16"/>
    <w:rsid w:val="009E49D5"/>
    <w:rsid w:val="009E56DF"/>
    <w:rsid w:val="009E58A1"/>
    <w:rsid w:val="009E6674"/>
    <w:rsid w:val="009E6C69"/>
    <w:rsid w:val="009F0226"/>
    <w:rsid w:val="009F0253"/>
    <w:rsid w:val="009F12BE"/>
    <w:rsid w:val="009F1FBE"/>
    <w:rsid w:val="009F2258"/>
    <w:rsid w:val="009F2696"/>
    <w:rsid w:val="009F2919"/>
    <w:rsid w:val="009F2A58"/>
    <w:rsid w:val="009F2AEB"/>
    <w:rsid w:val="009F2BD3"/>
    <w:rsid w:val="009F46EF"/>
    <w:rsid w:val="009F475F"/>
    <w:rsid w:val="009F4804"/>
    <w:rsid w:val="009F4815"/>
    <w:rsid w:val="009F48A9"/>
    <w:rsid w:val="009F48E9"/>
    <w:rsid w:val="009F5238"/>
    <w:rsid w:val="009F6A72"/>
    <w:rsid w:val="009F71BC"/>
    <w:rsid w:val="009F7322"/>
    <w:rsid w:val="009F7974"/>
    <w:rsid w:val="00A0001F"/>
    <w:rsid w:val="00A000AE"/>
    <w:rsid w:val="00A00334"/>
    <w:rsid w:val="00A00B14"/>
    <w:rsid w:val="00A00C38"/>
    <w:rsid w:val="00A013D1"/>
    <w:rsid w:val="00A019B0"/>
    <w:rsid w:val="00A01CAF"/>
    <w:rsid w:val="00A01FE5"/>
    <w:rsid w:val="00A02473"/>
    <w:rsid w:val="00A02DBB"/>
    <w:rsid w:val="00A03416"/>
    <w:rsid w:val="00A03682"/>
    <w:rsid w:val="00A03C54"/>
    <w:rsid w:val="00A0473B"/>
    <w:rsid w:val="00A0490F"/>
    <w:rsid w:val="00A04C49"/>
    <w:rsid w:val="00A04E50"/>
    <w:rsid w:val="00A05507"/>
    <w:rsid w:val="00A05826"/>
    <w:rsid w:val="00A069F5"/>
    <w:rsid w:val="00A07A8D"/>
    <w:rsid w:val="00A07CA0"/>
    <w:rsid w:val="00A10202"/>
    <w:rsid w:val="00A107F6"/>
    <w:rsid w:val="00A1093E"/>
    <w:rsid w:val="00A10F59"/>
    <w:rsid w:val="00A11DCE"/>
    <w:rsid w:val="00A11EC5"/>
    <w:rsid w:val="00A12433"/>
    <w:rsid w:val="00A1254E"/>
    <w:rsid w:val="00A14042"/>
    <w:rsid w:val="00A14495"/>
    <w:rsid w:val="00A15190"/>
    <w:rsid w:val="00A15A04"/>
    <w:rsid w:val="00A15C71"/>
    <w:rsid w:val="00A16144"/>
    <w:rsid w:val="00A161CB"/>
    <w:rsid w:val="00A163A7"/>
    <w:rsid w:val="00A166BF"/>
    <w:rsid w:val="00A16908"/>
    <w:rsid w:val="00A16946"/>
    <w:rsid w:val="00A16A13"/>
    <w:rsid w:val="00A16CCA"/>
    <w:rsid w:val="00A17195"/>
    <w:rsid w:val="00A171ED"/>
    <w:rsid w:val="00A176D0"/>
    <w:rsid w:val="00A17846"/>
    <w:rsid w:val="00A20903"/>
    <w:rsid w:val="00A20ACF"/>
    <w:rsid w:val="00A20FA8"/>
    <w:rsid w:val="00A2142B"/>
    <w:rsid w:val="00A21568"/>
    <w:rsid w:val="00A21D22"/>
    <w:rsid w:val="00A21EFF"/>
    <w:rsid w:val="00A21F85"/>
    <w:rsid w:val="00A2214D"/>
    <w:rsid w:val="00A22312"/>
    <w:rsid w:val="00A22689"/>
    <w:rsid w:val="00A2277A"/>
    <w:rsid w:val="00A22C56"/>
    <w:rsid w:val="00A2308B"/>
    <w:rsid w:val="00A23505"/>
    <w:rsid w:val="00A23531"/>
    <w:rsid w:val="00A23744"/>
    <w:rsid w:val="00A24AFC"/>
    <w:rsid w:val="00A250D1"/>
    <w:rsid w:val="00A2555A"/>
    <w:rsid w:val="00A259D9"/>
    <w:rsid w:val="00A25AFC"/>
    <w:rsid w:val="00A25B5F"/>
    <w:rsid w:val="00A25D26"/>
    <w:rsid w:val="00A26AE7"/>
    <w:rsid w:val="00A27193"/>
    <w:rsid w:val="00A27855"/>
    <w:rsid w:val="00A278AF"/>
    <w:rsid w:val="00A27A08"/>
    <w:rsid w:val="00A27A5E"/>
    <w:rsid w:val="00A3083E"/>
    <w:rsid w:val="00A30B1B"/>
    <w:rsid w:val="00A312A0"/>
    <w:rsid w:val="00A31A6C"/>
    <w:rsid w:val="00A31E60"/>
    <w:rsid w:val="00A323A7"/>
    <w:rsid w:val="00A32B28"/>
    <w:rsid w:val="00A32E35"/>
    <w:rsid w:val="00A33459"/>
    <w:rsid w:val="00A343C0"/>
    <w:rsid w:val="00A34ABD"/>
    <w:rsid w:val="00A34CD3"/>
    <w:rsid w:val="00A355A9"/>
    <w:rsid w:val="00A355AB"/>
    <w:rsid w:val="00A35748"/>
    <w:rsid w:val="00A363E8"/>
    <w:rsid w:val="00A36542"/>
    <w:rsid w:val="00A36D84"/>
    <w:rsid w:val="00A36ECE"/>
    <w:rsid w:val="00A4011C"/>
    <w:rsid w:val="00A4065D"/>
    <w:rsid w:val="00A40B1C"/>
    <w:rsid w:val="00A40C8A"/>
    <w:rsid w:val="00A40CE4"/>
    <w:rsid w:val="00A414E1"/>
    <w:rsid w:val="00A41DBB"/>
    <w:rsid w:val="00A427CC"/>
    <w:rsid w:val="00A42ED5"/>
    <w:rsid w:val="00A438A6"/>
    <w:rsid w:val="00A43B30"/>
    <w:rsid w:val="00A43B8C"/>
    <w:rsid w:val="00A44207"/>
    <w:rsid w:val="00A44CDA"/>
    <w:rsid w:val="00A45B13"/>
    <w:rsid w:val="00A4677E"/>
    <w:rsid w:val="00A46E06"/>
    <w:rsid w:val="00A472CF"/>
    <w:rsid w:val="00A47434"/>
    <w:rsid w:val="00A47662"/>
    <w:rsid w:val="00A478BE"/>
    <w:rsid w:val="00A47DA9"/>
    <w:rsid w:val="00A505C3"/>
    <w:rsid w:val="00A50993"/>
    <w:rsid w:val="00A50A9F"/>
    <w:rsid w:val="00A50EC6"/>
    <w:rsid w:val="00A50FF8"/>
    <w:rsid w:val="00A51411"/>
    <w:rsid w:val="00A52239"/>
    <w:rsid w:val="00A52640"/>
    <w:rsid w:val="00A53506"/>
    <w:rsid w:val="00A535FE"/>
    <w:rsid w:val="00A540F4"/>
    <w:rsid w:val="00A5503A"/>
    <w:rsid w:val="00A55885"/>
    <w:rsid w:val="00A565CB"/>
    <w:rsid w:val="00A565D4"/>
    <w:rsid w:val="00A56AA4"/>
    <w:rsid w:val="00A56D2C"/>
    <w:rsid w:val="00A56F48"/>
    <w:rsid w:val="00A57FAE"/>
    <w:rsid w:val="00A6089E"/>
    <w:rsid w:val="00A6256E"/>
    <w:rsid w:val="00A62B67"/>
    <w:rsid w:val="00A63CAC"/>
    <w:rsid w:val="00A6434A"/>
    <w:rsid w:val="00A6441C"/>
    <w:rsid w:val="00A64508"/>
    <w:rsid w:val="00A64655"/>
    <w:rsid w:val="00A661D5"/>
    <w:rsid w:val="00A66516"/>
    <w:rsid w:val="00A66A21"/>
    <w:rsid w:val="00A66BF6"/>
    <w:rsid w:val="00A67151"/>
    <w:rsid w:val="00A67298"/>
    <w:rsid w:val="00A673BA"/>
    <w:rsid w:val="00A6758B"/>
    <w:rsid w:val="00A675C5"/>
    <w:rsid w:val="00A7027A"/>
    <w:rsid w:val="00A7068A"/>
    <w:rsid w:val="00A70BAC"/>
    <w:rsid w:val="00A70F94"/>
    <w:rsid w:val="00A715E9"/>
    <w:rsid w:val="00A721C1"/>
    <w:rsid w:val="00A7262E"/>
    <w:rsid w:val="00A726CB"/>
    <w:rsid w:val="00A72A2A"/>
    <w:rsid w:val="00A7377B"/>
    <w:rsid w:val="00A73C79"/>
    <w:rsid w:val="00A73CA8"/>
    <w:rsid w:val="00A74241"/>
    <w:rsid w:val="00A749D5"/>
    <w:rsid w:val="00A74BF7"/>
    <w:rsid w:val="00A75CD1"/>
    <w:rsid w:val="00A75D83"/>
    <w:rsid w:val="00A76B28"/>
    <w:rsid w:val="00A76C20"/>
    <w:rsid w:val="00A76C75"/>
    <w:rsid w:val="00A77017"/>
    <w:rsid w:val="00A77A87"/>
    <w:rsid w:val="00A81757"/>
    <w:rsid w:val="00A8188E"/>
    <w:rsid w:val="00A81B88"/>
    <w:rsid w:val="00A82687"/>
    <w:rsid w:val="00A83746"/>
    <w:rsid w:val="00A8381F"/>
    <w:rsid w:val="00A84BB4"/>
    <w:rsid w:val="00A8508F"/>
    <w:rsid w:val="00A857B7"/>
    <w:rsid w:val="00A85FCE"/>
    <w:rsid w:val="00A869D7"/>
    <w:rsid w:val="00A86F0B"/>
    <w:rsid w:val="00A87841"/>
    <w:rsid w:val="00A87E09"/>
    <w:rsid w:val="00A87FB3"/>
    <w:rsid w:val="00A9012B"/>
    <w:rsid w:val="00A9042E"/>
    <w:rsid w:val="00A90ADD"/>
    <w:rsid w:val="00A90C0C"/>
    <w:rsid w:val="00A910DC"/>
    <w:rsid w:val="00A9113D"/>
    <w:rsid w:val="00A911D8"/>
    <w:rsid w:val="00A9135F"/>
    <w:rsid w:val="00A9143A"/>
    <w:rsid w:val="00A916FB"/>
    <w:rsid w:val="00A924F2"/>
    <w:rsid w:val="00A9278F"/>
    <w:rsid w:val="00A92A66"/>
    <w:rsid w:val="00A9323B"/>
    <w:rsid w:val="00A93FB3"/>
    <w:rsid w:val="00A943C1"/>
    <w:rsid w:val="00A944B5"/>
    <w:rsid w:val="00A948D7"/>
    <w:rsid w:val="00A9509C"/>
    <w:rsid w:val="00A96963"/>
    <w:rsid w:val="00A96B7D"/>
    <w:rsid w:val="00A9716D"/>
    <w:rsid w:val="00A9784A"/>
    <w:rsid w:val="00A97C6F"/>
    <w:rsid w:val="00AA0A18"/>
    <w:rsid w:val="00AA1736"/>
    <w:rsid w:val="00AA19B2"/>
    <w:rsid w:val="00AA229C"/>
    <w:rsid w:val="00AA250B"/>
    <w:rsid w:val="00AA2CEA"/>
    <w:rsid w:val="00AA3963"/>
    <w:rsid w:val="00AA4181"/>
    <w:rsid w:val="00AA4F9F"/>
    <w:rsid w:val="00AA5007"/>
    <w:rsid w:val="00AA5146"/>
    <w:rsid w:val="00AA6338"/>
    <w:rsid w:val="00AA6521"/>
    <w:rsid w:val="00AA6E7E"/>
    <w:rsid w:val="00AA7078"/>
    <w:rsid w:val="00AA7183"/>
    <w:rsid w:val="00AA7786"/>
    <w:rsid w:val="00AA7843"/>
    <w:rsid w:val="00AB03A8"/>
    <w:rsid w:val="00AB0706"/>
    <w:rsid w:val="00AB08AA"/>
    <w:rsid w:val="00AB154A"/>
    <w:rsid w:val="00AB185F"/>
    <w:rsid w:val="00AB24FF"/>
    <w:rsid w:val="00AB28C0"/>
    <w:rsid w:val="00AB2915"/>
    <w:rsid w:val="00AB2A0A"/>
    <w:rsid w:val="00AB3400"/>
    <w:rsid w:val="00AB3406"/>
    <w:rsid w:val="00AB38DB"/>
    <w:rsid w:val="00AB3D73"/>
    <w:rsid w:val="00AB452D"/>
    <w:rsid w:val="00AB4D87"/>
    <w:rsid w:val="00AB5057"/>
    <w:rsid w:val="00AB585E"/>
    <w:rsid w:val="00AB5951"/>
    <w:rsid w:val="00AB6B68"/>
    <w:rsid w:val="00AB70AA"/>
    <w:rsid w:val="00AB737B"/>
    <w:rsid w:val="00AB76EE"/>
    <w:rsid w:val="00AB7A5C"/>
    <w:rsid w:val="00AB7AA1"/>
    <w:rsid w:val="00AC0431"/>
    <w:rsid w:val="00AC0E17"/>
    <w:rsid w:val="00AC0FB9"/>
    <w:rsid w:val="00AC1E82"/>
    <w:rsid w:val="00AC220C"/>
    <w:rsid w:val="00AC2A55"/>
    <w:rsid w:val="00AC2F84"/>
    <w:rsid w:val="00AC371F"/>
    <w:rsid w:val="00AC3902"/>
    <w:rsid w:val="00AC3FDF"/>
    <w:rsid w:val="00AC4123"/>
    <w:rsid w:val="00AC4A77"/>
    <w:rsid w:val="00AC4B95"/>
    <w:rsid w:val="00AC4D59"/>
    <w:rsid w:val="00AC505D"/>
    <w:rsid w:val="00AC5E23"/>
    <w:rsid w:val="00AC661A"/>
    <w:rsid w:val="00AC70FD"/>
    <w:rsid w:val="00AC7777"/>
    <w:rsid w:val="00AC78CA"/>
    <w:rsid w:val="00AC7CBD"/>
    <w:rsid w:val="00AD023F"/>
    <w:rsid w:val="00AD02AE"/>
    <w:rsid w:val="00AD02F7"/>
    <w:rsid w:val="00AD161A"/>
    <w:rsid w:val="00AD17FE"/>
    <w:rsid w:val="00AD1B22"/>
    <w:rsid w:val="00AD2520"/>
    <w:rsid w:val="00AD2CF0"/>
    <w:rsid w:val="00AD2E68"/>
    <w:rsid w:val="00AD2FD9"/>
    <w:rsid w:val="00AD33E6"/>
    <w:rsid w:val="00AD357B"/>
    <w:rsid w:val="00AD3C05"/>
    <w:rsid w:val="00AD3EC2"/>
    <w:rsid w:val="00AD44E0"/>
    <w:rsid w:val="00AD46B9"/>
    <w:rsid w:val="00AD5A59"/>
    <w:rsid w:val="00AD5A92"/>
    <w:rsid w:val="00AD5E4F"/>
    <w:rsid w:val="00AD61B6"/>
    <w:rsid w:val="00AD7147"/>
    <w:rsid w:val="00AD7AD1"/>
    <w:rsid w:val="00AE0A0A"/>
    <w:rsid w:val="00AE1646"/>
    <w:rsid w:val="00AE190E"/>
    <w:rsid w:val="00AE23FE"/>
    <w:rsid w:val="00AE2659"/>
    <w:rsid w:val="00AE47CB"/>
    <w:rsid w:val="00AE4A65"/>
    <w:rsid w:val="00AE4BC9"/>
    <w:rsid w:val="00AE5720"/>
    <w:rsid w:val="00AE5976"/>
    <w:rsid w:val="00AE5D67"/>
    <w:rsid w:val="00AE5F01"/>
    <w:rsid w:val="00AE607A"/>
    <w:rsid w:val="00AE6375"/>
    <w:rsid w:val="00AE650D"/>
    <w:rsid w:val="00AE69B3"/>
    <w:rsid w:val="00AE70B9"/>
    <w:rsid w:val="00AE7217"/>
    <w:rsid w:val="00AE7A4D"/>
    <w:rsid w:val="00AF03F9"/>
    <w:rsid w:val="00AF0A68"/>
    <w:rsid w:val="00AF0E65"/>
    <w:rsid w:val="00AF13C3"/>
    <w:rsid w:val="00AF145C"/>
    <w:rsid w:val="00AF147F"/>
    <w:rsid w:val="00AF1488"/>
    <w:rsid w:val="00AF18D0"/>
    <w:rsid w:val="00AF1D84"/>
    <w:rsid w:val="00AF20ED"/>
    <w:rsid w:val="00AF2562"/>
    <w:rsid w:val="00AF2B9D"/>
    <w:rsid w:val="00AF2EBF"/>
    <w:rsid w:val="00AF30A1"/>
    <w:rsid w:val="00AF32BE"/>
    <w:rsid w:val="00AF32D3"/>
    <w:rsid w:val="00AF3710"/>
    <w:rsid w:val="00AF3954"/>
    <w:rsid w:val="00AF395D"/>
    <w:rsid w:val="00AF43B9"/>
    <w:rsid w:val="00AF44E5"/>
    <w:rsid w:val="00AF4B2E"/>
    <w:rsid w:val="00AF5830"/>
    <w:rsid w:val="00AF5832"/>
    <w:rsid w:val="00AF587D"/>
    <w:rsid w:val="00AF5905"/>
    <w:rsid w:val="00AF5E61"/>
    <w:rsid w:val="00AF60DC"/>
    <w:rsid w:val="00AF62EB"/>
    <w:rsid w:val="00AF7293"/>
    <w:rsid w:val="00AF78B5"/>
    <w:rsid w:val="00AF7E8A"/>
    <w:rsid w:val="00AF7F7A"/>
    <w:rsid w:val="00B000EB"/>
    <w:rsid w:val="00B00A72"/>
    <w:rsid w:val="00B014AB"/>
    <w:rsid w:val="00B029C6"/>
    <w:rsid w:val="00B030EF"/>
    <w:rsid w:val="00B0313C"/>
    <w:rsid w:val="00B041EC"/>
    <w:rsid w:val="00B0477C"/>
    <w:rsid w:val="00B04823"/>
    <w:rsid w:val="00B05052"/>
    <w:rsid w:val="00B0631F"/>
    <w:rsid w:val="00B06620"/>
    <w:rsid w:val="00B06624"/>
    <w:rsid w:val="00B06E7A"/>
    <w:rsid w:val="00B07087"/>
    <w:rsid w:val="00B0751E"/>
    <w:rsid w:val="00B100B9"/>
    <w:rsid w:val="00B10751"/>
    <w:rsid w:val="00B10979"/>
    <w:rsid w:val="00B1118E"/>
    <w:rsid w:val="00B1120A"/>
    <w:rsid w:val="00B13F6A"/>
    <w:rsid w:val="00B14B46"/>
    <w:rsid w:val="00B14B55"/>
    <w:rsid w:val="00B14E5F"/>
    <w:rsid w:val="00B15B87"/>
    <w:rsid w:val="00B15CF2"/>
    <w:rsid w:val="00B15CF8"/>
    <w:rsid w:val="00B15EF1"/>
    <w:rsid w:val="00B16344"/>
    <w:rsid w:val="00B16951"/>
    <w:rsid w:val="00B16C5B"/>
    <w:rsid w:val="00B201E1"/>
    <w:rsid w:val="00B207BB"/>
    <w:rsid w:val="00B21875"/>
    <w:rsid w:val="00B21906"/>
    <w:rsid w:val="00B22429"/>
    <w:rsid w:val="00B228C5"/>
    <w:rsid w:val="00B229DF"/>
    <w:rsid w:val="00B22AFA"/>
    <w:rsid w:val="00B22E0D"/>
    <w:rsid w:val="00B235A7"/>
    <w:rsid w:val="00B23BDA"/>
    <w:rsid w:val="00B242AF"/>
    <w:rsid w:val="00B244C4"/>
    <w:rsid w:val="00B24900"/>
    <w:rsid w:val="00B25318"/>
    <w:rsid w:val="00B259F5"/>
    <w:rsid w:val="00B2608A"/>
    <w:rsid w:val="00B26631"/>
    <w:rsid w:val="00B2663B"/>
    <w:rsid w:val="00B26DD7"/>
    <w:rsid w:val="00B2784F"/>
    <w:rsid w:val="00B27C93"/>
    <w:rsid w:val="00B30321"/>
    <w:rsid w:val="00B30388"/>
    <w:rsid w:val="00B30496"/>
    <w:rsid w:val="00B30A2D"/>
    <w:rsid w:val="00B310EB"/>
    <w:rsid w:val="00B32835"/>
    <w:rsid w:val="00B331DC"/>
    <w:rsid w:val="00B33256"/>
    <w:rsid w:val="00B3384B"/>
    <w:rsid w:val="00B33FB6"/>
    <w:rsid w:val="00B34139"/>
    <w:rsid w:val="00B34514"/>
    <w:rsid w:val="00B352E2"/>
    <w:rsid w:val="00B353D4"/>
    <w:rsid w:val="00B35520"/>
    <w:rsid w:val="00B359F5"/>
    <w:rsid w:val="00B36341"/>
    <w:rsid w:val="00B36DE5"/>
    <w:rsid w:val="00B371BC"/>
    <w:rsid w:val="00B37969"/>
    <w:rsid w:val="00B37FF6"/>
    <w:rsid w:val="00B4047B"/>
    <w:rsid w:val="00B4059E"/>
    <w:rsid w:val="00B40C24"/>
    <w:rsid w:val="00B41138"/>
    <w:rsid w:val="00B415DE"/>
    <w:rsid w:val="00B4160A"/>
    <w:rsid w:val="00B417C3"/>
    <w:rsid w:val="00B41FC8"/>
    <w:rsid w:val="00B421D1"/>
    <w:rsid w:val="00B42B3C"/>
    <w:rsid w:val="00B42EB5"/>
    <w:rsid w:val="00B434B1"/>
    <w:rsid w:val="00B4363E"/>
    <w:rsid w:val="00B43BE5"/>
    <w:rsid w:val="00B43CFA"/>
    <w:rsid w:val="00B43D30"/>
    <w:rsid w:val="00B443E2"/>
    <w:rsid w:val="00B44F63"/>
    <w:rsid w:val="00B450F4"/>
    <w:rsid w:val="00B46571"/>
    <w:rsid w:val="00B46755"/>
    <w:rsid w:val="00B46811"/>
    <w:rsid w:val="00B46C50"/>
    <w:rsid w:val="00B47700"/>
    <w:rsid w:val="00B47B91"/>
    <w:rsid w:val="00B47FB9"/>
    <w:rsid w:val="00B500DD"/>
    <w:rsid w:val="00B50CAC"/>
    <w:rsid w:val="00B519D8"/>
    <w:rsid w:val="00B520C1"/>
    <w:rsid w:val="00B5245A"/>
    <w:rsid w:val="00B5245F"/>
    <w:rsid w:val="00B5249E"/>
    <w:rsid w:val="00B52713"/>
    <w:rsid w:val="00B53338"/>
    <w:rsid w:val="00B5350B"/>
    <w:rsid w:val="00B53E27"/>
    <w:rsid w:val="00B54665"/>
    <w:rsid w:val="00B55245"/>
    <w:rsid w:val="00B55AFA"/>
    <w:rsid w:val="00B55E7D"/>
    <w:rsid w:val="00B55FE9"/>
    <w:rsid w:val="00B563B5"/>
    <w:rsid w:val="00B566C1"/>
    <w:rsid w:val="00B566D3"/>
    <w:rsid w:val="00B56BEE"/>
    <w:rsid w:val="00B5784C"/>
    <w:rsid w:val="00B6049A"/>
    <w:rsid w:val="00B60610"/>
    <w:rsid w:val="00B60673"/>
    <w:rsid w:val="00B61641"/>
    <w:rsid w:val="00B623F3"/>
    <w:rsid w:val="00B62D10"/>
    <w:rsid w:val="00B63006"/>
    <w:rsid w:val="00B6365D"/>
    <w:rsid w:val="00B636FD"/>
    <w:rsid w:val="00B639F8"/>
    <w:rsid w:val="00B63AD6"/>
    <w:rsid w:val="00B642DB"/>
    <w:rsid w:val="00B64586"/>
    <w:rsid w:val="00B65132"/>
    <w:rsid w:val="00B654B7"/>
    <w:rsid w:val="00B65D4F"/>
    <w:rsid w:val="00B6601A"/>
    <w:rsid w:val="00B66C61"/>
    <w:rsid w:val="00B66D17"/>
    <w:rsid w:val="00B6765D"/>
    <w:rsid w:val="00B6791A"/>
    <w:rsid w:val="00B67ED4"/>
    <w:rsid w:val="00B67F09"/>
    <w:rsid w:val="00B707A6"/>
    <w:rsid w:val="00B70FAA"/>
    <w:rsid w:val="00B71202"/>
    <w:rsid w:val="00B71D5A"/>
    <w:rsid w:val="00B722E8"/>
    <w:rsid w:val="00B72B6A"/>
    <w:rsid w:val="00B72C7F"/>
    <w:rsid w:val="00B72CAD"/>
    <w:rsid w:val="00B73184"/>
    <w:rsid w:val="00B73627"/>
    <w:rsid w:val="00B7397F"/>
    <w:rsid w:val="00B73CB2"/>
    <w:rsid w:val="00B73F5F"/>
    <w:rsid w:val="00B740A7"/>
    <w:rsid w:val="00B745FE"/>
    <w:rsid w:val="00B750C2"/>
    <w:rsid w:val="00B75154"/>
    <w:rsid w:val="00B7545A"/>
    <w:rsid w:val="00B75756"/>
    <w:rsid w:val="00B758F5"/>
    <w:rsid w:val="00B761DD"/>
    <w:rsid w:val="00B765E3"/>
    <w:rsid w:val="00B768C2"/>
    <w:rsid w:val="00B77414"/>
    <w:rsid w:val="00B774A5"/>
    <w:rsid w:val="00B801EF"/>
    <w:rsid w:val="00B8023E"/>
    <w:rsid w:val="00B802A8"/>
    <w:rsid w:val="00B80509"/>
    <w:rsid w:val="00B8105C"/>
    <w:rsid w:val="00B823CC"/>
    <w:rsid w:val="00B83228"/>
    <w:rsid w:val="00B83889"/>
    <w:rsid w:val="00B83F66"/>
    <w:rsid w:val="00B856C2"/>
    <w:rsid w:val="00B8591A"/>
    <w:rsid w:val="00B85EA4"/>
    <w:rsid w:val="00B86402"/>
    <w:rsid w:val="00B866AA"/>
    <w:rsid w:val="00B86DFE"/>
    <w:rsid w:val="00B87009"/>
    <w:rsid w:val="00B8758B"/>
    <w:rsid w:val="00B876D8"/>
    <w:rsid w:val="00B90ABB"/>
    <w:rsid w:val="00B916DA"/>
    <w:rsid w:val="00B91C8A"/>
    <w:rsid w:val="00B92055"/>
    <w:rsid w:val="00B92831"/>
    <w:rsid w:val="00B92CD8"/>
    <w:rsid w:val="00B92DB1"/>
    <w:rsid w:val="00B93486"/>
    <w:rsid w:val="00B944B1"/>
    <w:rsid w:val="00B944F1"/>
    <w:rsid w:val="00B94A93"/>
    <w:rsid w:val="00B950CE"/>
    <w:rsid w:val="00B95BF0"/>
    <w:rsid w:val="00B95F26"/>
    <w:rsid w:val="00B9635F"/>
    <w:rsid w:val="00B96D97"/>
    <w:rsid w:val="00B978AD"/>
    <w:rsid w:val="00B97CCB"/>
    <w:rsid w:val="00BA0334"/>
    <w:rsid w:val="00BA1726"/>
    <w:rsid w:val="00BA1E61"/>
    <w:rsid w:val="00BA22FF"/>
    <w:rsid w:val="00BA26AD"/>
    <w:rsid w:val="00BA325B"/>
    <w:rsid w:val="00BA3C92"/>
    <w:rsid w:val="00BA4108"/>
    <w:rsid w:val="00BA4D05"/>
    <w:rsid w:val="00BA5177"/>
    <w:rsid w:val="00BA5953"/>
    <w:rsid w:val="00BA5DDE"/>
    <w:rsid w:val="00BA5EB8"/>
    <w:rsid w:val="00BA702B"/>
    <w:rsid w:val="00BA712E"/>
    <w:rsid w:val="00BA7FE0"/>
    <w:rsid w:val="00BB0074"/>
    <w:rsid w:val="00BB0618"/>
    <w:rsid w:val="00BB0BF5"/>
    <w:rsid w:val="00BB0D5F"/>
    <w:rsid w:val="00BB0F28"/>
    <w:rsid w:val="00BB135A"/>
    <w:rsid w:val="00BB17CC"/>
    <w:rsid w:val="00BB1A6E"/>
    <w:rsid w:val="00BB1A91"/>
    <w:rsid w:val="00BB1CC9"/>
    <w:rsid w:val="00BB1FF8"/>
    <w:rsid w:val="00BB21A9"/>
    <w:rsid w:val="00BB257C"/>
    <w:rsid w:val="00BB311E"/>
    <w:rsid w:val="00BB322E"/>
    <w:rsid w:val="00BB3449"/>
    <w:rsid w:val="00BB3EF7"/>
    <w:rsid w:val="00BB3FC6"/>
    <w:rsid w:val="00BB4725"/>
    <w:rsid w:val="00BB479B"/>
    <w:rsid w:val="00BB480A"/>
    <w:rsid w:val="00BB491E"/>
    <w:rsid w:val="00BB4935"/>
    <w:rsid w:val="00BB5250"/>
    <w:rsid w:val="00BB578A"/>
    <w:rsid w:val="00BB5A3D"/>
    <w:rsid w:val="00BB659B"/>
    <w:rsid w:val="00BB6841"/>
    <w:rsid w:val="00BB72FE"/>
    <w:rsid w:val="00BB78FC"/>
    <w:rsid w:val="00BB7A45"/>
    <w:rsid w:val="00BC0055"/>
    <w:rsid w:val="00BC0E9D"/>
    <w:rsid w:val="00BC0FD7"/>
    <w:rsid w:val="00BC132F"/>
    <w:rsid w:val="00BC1540"/>
    <w:rsid w:val="00BC1DC2"/>
    <w:rsid w:val="00BC202F"/>
    <w:rsid w:val="00BC3080"/>
    <w:rsid w:val="00BC37F3"/>
    <w:rsid w:val="00BC3817"/>
    <w:rsid w:val="00BC3A2F"/>
    <w:rsid w:val="00BC3B96"/>
    <w:rsid w:val="00BC4972"/>
    <w:rsid w:val="00BC4B23"/>
    <w:rsid w:val="00BC4E4B"/>
    <w:rsid w:val="00BC604A"/>
    <w:rsid w:val="00BC7104"/>
    <w:rsid w:val="00BC7346"/>
    <w:rsid w:val="00BC7E6A"/>
    <w:rsid w:val="00BD00C9"/>
    <w:rsid w:val="00BD0417"/>
    <w:rsid w:val="00BD093C"/>
    <w:rsid w:val="00BD0BFA"/>
    <w:rsid w:val="00BD1174"/>
    <w:rsid w:val="00BD169A"/>
    <w:rsid w:val="00BD1EBA"/>
    <w:rsid w:val="00BD27A3"/>
    <w:rsid w:val="00BD300F"/>
    <w:rsid w:val="00BD42A1"/>
    <w:rsid w:val="00BD4755"/>
    <w:rsid w:val="00BD4862"/>
    <w:rsid w:val="00BD49B6"/>
    <w:rsid w:val="00BD4C9D"/>
    <w:rsid w:val="00BD5C07"/>
    <w:rsid w:val="00BD6C72"/>
    <w:rsid w:val="00BD7A29"/>
    <w:rsid w:val="00BD7A9E"/>
    <w:rsid w:val="00BE0C76"/>
    <w:rsid w:val="00BE13F7"/>
    <w:rsid w:val="00BE19FB"/>
    <w:rsid w:val="00BE21C1"/>
    <w:rsid w:val="00BE26BE"/>
    <w:rsid w:val="00BE29A3"/>
    <w:rsid w:val="00BE2E3A"/>
    <w:rsid w:val="00BE2FBF"/>
    <w:rsid w:val="00BE35DC"/>
    <w:rsid w:val="00BE3606"/>
    <w:rsid w:val="00BE3C2A"/>
    <w:rsid w:val="00BE3D19"/>
    <w:rsid w:val="00BE3EBB"/>
    <w:rsid w:val="00BE4305"/>
    <w:rsid w:val="00BE4931"/>
    <w:rsid w:val="00BE506C"/>
    <w:rsid w:val="00BE52E1"/>
    <w:rsid w:val="00BE553D"/>
    <w:rsid w:val="00BE5C30"/>
    <w:rsid w:val="00BE66B4"/>
    <w:rsid w:val="00BE6B46"/>
    <w:rsid w:val="00BE6BF6"/>
    <w:rsid w:val="00BE6D35"/>
    <w:rsid w:val="00BE778A"/>
    <w:rsid w:val="00BE7950"/>
    <w:rsid w:val="00BE7C72"/>
    <w:rsid w:val="00BF0586"/>
    <w:rsid w:val="00BF06F5"/>
    <w:rsid w:val="00BF0EAE"/>
    <w:rsid w:val="00BF11E8"/>
    <w:rsid w:val="00BF11FC"/>
    <w:rsid w:val="00BF1533"/>
    <w:rsid w:val="00BF1769"/>
    <w:rsid w:val="00BF1801"/>
    <w:rsid w:val="00BF1EB0"/>
    <w:rsid w:val="00BF1F0D"/>
    <w:rsid w:val="00BF38AF"/>
    <w:rsid w:val="00BF3A24"/>
    <w:rsid w:val="00BF3A45"/>
    <w:rsid w:val="00BF3BEA"/>
    <w:rsid w:val="00BF5461"/>
    <w:rsid w:val="00BF5CAB"/>
    <w:rsid w:val="00BF6181"/>
    <w:rsid w:val="00BF62D9"/>
    <w:rsid w:val="00BF63CC"/>
    <w:rsid w:val="00BF6707"/>
    <w:rsid w:val="00BF6B0B"/>
    <w:rsid w:val="00BF6B4A"/>
    <w:rsid w:val="00BF71D9"/>
    <w:rsid w:val="00BF7CB4"/>
    <w:rsid w:val="00BF7DFA"/>
    <w:rsid w:val="00C00981"/>
    <w:rsid w:val="00C00FA0"/>
    <w:rsid w:val="00C020FD"/>
    <w:rsid w:val="00C026A8"/>
    <w:rsid w:val="00C026C5"/>
    <w:rsid w:val="00C0338D"/>
    <w:rsid w:val="00C03603"/>
    <w:rsid w:val="00C03A90"/>
    <w:rsid w:val="00C04E1F"/>
    <w:rsid w:val="00C051CA"/>
    <w:rsid w:val="00C05E53"/>
    <w:rsid w:val="00C06027"/>
    <w:rsid w:val="00C0624F"/>
    <w:rsid w:val="00C0649E"/>
    <w:rsid w:val="00C06E4B"/>
    <w:rsid w:val="00C07121"/>
    <w:rsid w:val="00C072D3"/>
    <w:rsid w:val="00C077B0"/>
    <w:rsid w:val="00C0796A"/>
    <w:rsid w:val="00C07CC3"/>
    <w:rsid w:val="00C1046E"/>
    <w:rsid w:val="00C105BC"/>
    <w:rsid w:val="00C10A9B"/>
    <w:rsid w:val="00C10D99"/>
    <w:rsid w:val="00C10FC6"/>
    <w:rsid w:val="00C110D9"/>
    <w:rsid w:val="00C11ABA"/>
    <w:rsid w:val="00C11B11"/>
    <w:rsid w:val="00C11FF9"/>
    <w:rsid w:val="00C1222A"/>
    <w:rsid w:val="00C12820"/>
    <w:rsid w:val="00C12917"/>
    <w:rsid w:val="00C12A1C"/>
    <w:rsid w:val="00C12E08"/>
    <w:rsid w:val="00C13A28"/>
    <w:rsid w:val="00C13A65"/>
    <w:rsid w:val="00C14F7C"/>
    <w:rsid w:val="00C15270"/>
    <w:rsid w:val="00C15B82"/>
    <w:rsid w:val="00C161A7"/>
    <w:rsid w:val="00C16505"/>
    <w:rsid w:val="00C16512"/>
    <w:rsid w:val="00C169D9"/>
    <w:rsid w:val="00C175F6"/>
    <w:rsid w:val="00C17930"/>
    <w:rsid w:val="00C17B56"/>
    <w:rsid w:val="00C20843"/>
    <w:rsid w:val="00C20994"/>
    <w:rsid w:val="00C21472"/>
    <w:rsid w:val="00C21594"/>
    <w:rsid w:val="00C2193C"/>
    <w:rsid w:val="00C21AB9"/>
    <w:rsid w:val="00C22526"/>
    <w:rsid w:val="00C22544"/>
    <w:rsid w:val="00C22688"/>
    <w:rsid w:val="00C22F80"/>
    <w:rsid w:val="00C231E9"/>
    <w:rsid w:val="00C233EC"/>
    <w:rsid w:val="00C234E0"/>
    <w:rsid w:val="00C23833"/>
    <w:rsid w:val="00C23FEC"/>
    <w:rsid w:val="00C24276"/>
    <w:rsid w:val="00C248F1"/>
    <w:rsid w:val="00C249FA"/>
    <w:rsid w:val="00C24A54"/>
    <w:rsid w:val="00C24C54"/>
    <w:rsid w:val="00C251DE"/>
    <w:rsid w:val="00C25575"/>
    <w:rsid w:val="00C25AB6"/>
    <w:rsid w:val="00C25C3F"/>
    <w:rsid w:val="00C261C0"/>
    <w:rsid w:val="00C26406"/>
    <w:rsid w:val="00C264F2"/>
    <w:rsid w:val="00C26DF5"/>
    <w:rsid w:val="00C2776D"/>
    <w:rsid w:val="00C27FDB"/>
    <w:rsid w:val="00C303C1"/>
    <w:rsid w:val="00C30711"/>
    <w:rsid w:val="00C30BB4"/>
    <w:rsid w:val="00C3175A"/>
    <w:rsid w:val="00C32B62"/>
    <w:rsid w:val="00C3349E"/>
    <w:rsid w:val="00C33B98"/>
    <w:rsid w:val="00C33E3A"/>
    <w:rsid w:val="00C34149"/>
    <w:rsid w:val="00C34768"/>
    <w:rsid w:val="00C3537C"/>
    <w:rsid w:val="00C35A63"/>
    <w:rsid w:val="00C35B09"/>
    <w:rsid w:val="00C35F67"/>
    <w:rsid w:val="00C369B2"/>
    <w:rsid w:val="00C36BA6"/>
    <w:rsid w:val="00C372B5"/>
    <w:rsid w:val="00C37751"/>
    <w:rsid w:val="00C4090D"/>
    <w:rsid w:val="00C41483"/>
    <w:rsid w:val="00C4169C"/>
    <w:rsid w:val="00C41719"/>
    <w:rsid w:val="00C4252A"/>
    <w:rsid w:val="00C42B59"/>
    <w:rsid w:val="00C43148"/>
    <w:rsid w:val="00C434C7"/>
    <w:rsid w:val="00C43536"/>
    <w:rsid w:val="00C43D9B"/>
    <w:rsid w:val="00C44845"/>
    <w:rsid w:val="00C44A5E"/>
    <w:rsid w:val="00C45B7E"/>
    <w:rsid w:val="00C45D76"/>
    <w:rsid w:val="00C45D90"/>
    <w:rsid w:val="00C4610A"/>
    <w:rsid w:val="00C463C7"/>
    <w:rsid w:val="00C4652A"/>
    <w:rsid w:val="00C46D59"/>
    <w:rsid w:val="00C46EE4"/>
    <w:rsid w:val="00C473B5"/>
    <w:rsid w:val="00C4766B"/>
    <w:rsid w:val="00C4778C"/>
    <w:rsid w:val="00C47B45"/>
    <w:rsid w:val="00C50553"/>
    <w:rsid w:val="00C508CE"/>
    <w:rsid w:val="00C5098E"/>
    <w:rsid w:val="00C50BD9"/>
    <w:rsid w:val="00C50EB2"/>
    <w:rsid w:val="00C517C7"/>
    <w:rsid w:val="00C51DA5"/>
    <w:rsid w:val="00C52C67"/>
    <w:rsid w:val="00C52CE0"/>
    <w:rsid w:val="00C533E3"/>
    <w:rsid w:val="00C536B6"/>
    <w:rsid w:val="00C5374A"/>
    <w:rsid w:val="00C53A56"/>
    <w:rsid w:val="00C53B8B"/>
    <w:rsid w:val="00C5436F"/>
    <w:rsid w:val="00C54A83"/>
    <w:rsid w:val="00C54AA3"/>
    <w:rsid w:val="00C54E80"/>
    <w:rsid w:val="00C55A43"/>
    <w:rsid w:val="00C55D42"/>
    <w:rsid w:val="00C5612F"/>
    <w:rsid w:val="00C5634D"/>
    <w:rsid w:val="00C56786"/>
    <w:rsid w:val="00C57315"/>
    <w:rsid w:val="00C6003F"/>
    <w:rsid w:val="00C6013D"/>
    <w:rsid w:val="00C607B4"/>
    <w:rsid w:val="00C60A64"/>
    <w:rsid w:val="00C6173D"/>
    <w:rsid w:val="00C621F1"/>
    <w:rsid w:val="00C62F53"/>
    <w:rsid w:val="00C63381"/>
    <w:rsid w:val="00C635FC"/>
    <w:rsid w:val="00C63983"/>
    <w:rsid w:val="00C63A00"/>
    <w:rsid w:val="00C64114"/>
    <w:rsid w:val="00C647A0"/>
    <w:rsid w:val="00C64F96"/>
    <w:rsid w:val="00C656C2"/>
    <w:rsid w:val="00C65988"/>
    <w:rsid w:val="00C65FE5"/>
    <w:rsid w:val="00C661CE"/>
    <w:rsid w:val="00C66E54"/>
    <w:rsid w:val="00C671C0"/>
    <w:rsid w:val="00C671F2"/>
    <w:rsid w:val="00C67284"/>
    <w:rsid w:val="00C67604"/>
    <w:rsid w:val="00C678A0"/>
    <w:rsid w:val="00C67FCF"/>
    <w:rsid w:val="00C72758"/>
    <w:rsid w:val="00C73787"/>
    <w:rsid w:val="00C7413B"/>
    <w:rsid w:val="00C743F5"/>
    <w:rsid w:val="00C7496C"/>
    <w:rsid w:val="00C74D59"/>
    <w:rsid w:val="00C74E37"/>
    <w:rsid w:val="00C759F0"/>
    <w:rsid w:val="00C76CE7"/>
    <w:rsid w:val="00C7732F"/>
    <w:rsid w:val="00C77676"/>
    <w:rsid w:val="00C807E3"/>
    <w:rsid w:val="00C80857"/>
    <w:rsid w:val="00C809BD"/>
    <w:rsid w:val="00C81666"/>
    <w:rsid w:val="00C81A84"/>
    <w:rsid w:val="00C82621"/>
    <w:rsid w:val="00C83390"/>
    <w:rsid w:val="00C83FC9"/>
    <w:rsid w:val="00C83FD9"/>
    <w:rsid w:val="00C843D0"/>
    <w:rsid w:val="00C84BEE"/>
    <w:rsid w:val="00C85345"/>
    <w:rsid w:val="00C85790"/>
    <w:rsid w:val="00C85ACC"/>
    <w:rsid w:val="00C86609"/>
    <w:rsid w:val="00C86612"/>
    <w:rsid w:val="00C8661F"/>
    <w:rsid w:val="00C86828"/>
    <w:rsid w:val="00C86A77"/>
    <w:rsid w:val="00C86C3A"/>
    <w:rsid w:val="00C87CD2"/>
    <w:rsid w:val="00C900FB"/>
    <w:rsid w:val="00C90777"/>
    <w:rsid w:val="00C912C6"/>
    <w:rsid w:val="00C92136"/>
    <w:rsid w:val="00C93378"/>
    <w:rsid w:val="00C934F3"/>
    <w:rsid w:val="00C93AF6"/>
    <w:rsid w:val="00C93D02"/>
    <w:rsid w:val="00C950ED"/>
    <w:rsid w:val="00C95229"/>
    <w:rsid w:val="00C959EA"/>
    <w:rsid w:val="00C962C1"/>
    <w:rsid w:val="00C968E3"/>
    <w:rsid w:val="00C96A90"/>
    <w:rsid w:val="00C97598"/>
    <w:rsid w:val="00C97733"/>
    <w:rsid w:val="00CA0751"/>
    <w:rsid w:val="00CA08FD"/>
    <w:rsid w:val="00CA093E"/>
    <w:rsid w:val="00CA0CA0"/>
    <w:rsid w:val="00CA0E11"/>
    <w:rsid w:val="00CA2014"/>
    <w:rsid w:val="00CA38E0"/>
    <w:rsid w:val="00CA3EDA"/>
    <w:rsid w:val="00CA425F"/>
    <w:rsid w:val="00CA4EC2"/>
    <w:rsid w:val="00CA5AC3"/>
    <w:rsid w:val="00CA5EE6"/>
    <w:rsid w:val="00CA6158"/>
    <w:rsid w:val="00CA647A"/>
    <w:rsid w:val="00CA6B09"/>
    <w:rsid w:val="00CA6F2C"/>
    <w:rsid w:val="00CA7660"/>
    <w:rsid w:val="00CA7C6C"/>
    <w:rsid w:val="00CA7F48"/>
    <w:rsid w:val="00CB0292"/>
    <w:rsid w:val="00CB1970"/>
    <w:rsid w:val="00CB239F"/>
    <w:rsid w:val="00CB2573"/>
    <w:rsid w:val="00CB2F5C"/>
    <w:rsid w:val="00CB34F7"/>
    <w:rsid w:val="00CB3803"/>
    <w:rsid w:val="00CB38AB"/>
    <w:rsid w:val="00CB3C4B"/>
    <w:rsid w:val="00CB478C"/>
    <w:rsid w:val="00CB49DF"/>
    <w:rsid w:val="00CB4DE7"/>
    <w:rsid w:val="00CB4EF5"/>
    <w:rsid w:val="00CB5190"/>
    <w:rsid w:val="00CB56E9"/>
    <w:rsid w:val="00CB58B0"/>
    <w:rsid w:val="00CB5BAA"/>
    <w:rsid w:val="00CB5D1F"/>
    <w:rsid w:val="00CB5DA8"/>
    <w:rsid w:val="00CB5F0F"/>
    <w:rsid w:val="00CB6927"/>
    <w:rsid w:val="00CB69B7"/>
    <w:rsid w:val="00CB6C06"/>
    <w:rsid w:val="00CB75C1"/>
    <w:rsid w:val="00CB77D9"/>
    <w:rsid w:val="00CB7A3B"/>
    <w:rsid w:val="00CB7B23"/>
    <w:rsid w:val="00CB7D8F"/>
    <w:rsid w:val="00CC08F7"/>
    <w:rsid w:val="00CC1097"/>
    <w:rsid w:val="00CC223E"/>
    <w:rsid w:val="00CC2A5E"/>
    <w:rsid w:val="00CC2B43"/>
    <w:rsid w:val="00CC2D15"/>
    <w:rsid w:val="00CC2E40"/>
    <w:rsid w:val="00CC3FC1"/>
    <w:rsid w:val="00CC4597"/>
    <w:rsid w:val="00CC5554"/>
    <w:rsid w:val="00CC57FA"/>
    <w:rsid w:val="00CC5837"/>
    <w:rsid w:val="00CC5C7D"/>
    <w:rsid w:val="00CC6D2E"/>
    <w:rsid w:val="00CC7487"/>
    <w:rsid w:val="00CD04B7"/>
    <w:rsid w:val="00CD101E"/>
    <w:rsid w:val="00CD11DF"/>
    <w:rsid w:val="00CD140E"/>
    <w:rsid w:val="00CD1927"/>
    <w:rsid w:val="00CD1AC2"/>
    <w:rsid w:val="00CD1DEA"/>
    <w:rsid w:val="00CD24FB"/>
    <w:rsid w:val="00CD291C"/>
    <w:rsid w:val="00CD2ADD"/>
    <w:rsid w:val="00CD2B3D"/>
    <w:rsid w:val="00CD2D1A"/>
    <w:rsid w:val="00CD3756"/>
    <w:rsid w:val="00CD438A"/>
    <w:rsid w:val="00CD4AF4"/>
    <w:rsid w:val="00CD4E1E"/>
    <w:rsid w:val="00CD526B"/>
    <w:rsid w:val="00CD6FF4"/>
    <w:rsid w:val="00CD7504"/>
    <w:rsid w:val="00CD753C"/>
    <w:rsid w:val="00CD7838"/>
    <w:rsid w:val="00CD7BA1"/>
    <w:rsid w:val="00CE050D"/>
    <w:rsid w:val="00CE0778"/>
    <w:rsid w:val="00CE0ED4"/>
    <w:rsid w:val="00CE0F4F"/>
    <w:rsid w:val="00CE1181"/>
    <w:rsid w:val="00CE131E"/>
    <w:rsid w:val="00CE281C"/>
    <w:rsid w:val="00CE2881"/>
    <w:rsid w:val="00CE2B5F"/>
    <w:rsid w:val="00CE2D09"/>
    <w:rsid w:val="00CE2F35"/>
    <w:rsid w:val="00CE3705"/>
    <w:rsid w:val="00CE3B80"/>
    <w:rsid w:val="00CE46C3"/>
    <w:rsid w:val="00CE5820"/>
    <w:rsid w:val="00CE5AD0"/>
    <w:rsid w:val="00CE5E14"/>
    <w:rsid w:val="00CE5FB0"/>
    <w:rsid w:val="00CE637F"/>
    <w:rsid w:val="00CE6661"/>
    <w:rsid w:val="00CE6BF8"/>
    <w:rsid w:val="00CE76DC"/>
    <w:rsid w:val="00CE77A0"/>
    <w:rsid w:val="00CE79DB"/>
    <w:rsid w:val="00CF056D"/>
    <w:rsid w:val="00CF087B"/>
    <w:rsid w:val="00CF0F51"/>
    <w:rsid w:val="00CF12F3"/>
    <w:rsid w:val="00CF1486"/>
    <w:rsid w:val="00CF2333"/>
    <w:rsid w:val="00CF2D74"/>
    <w:rsid w:val="00CF40FC"/>
    <w:rsid w:val="00CF410B"/>
    <w:rsid w:val="00CF4C8E"/>
    <w:rsid w:val="00CF5954"/>
    <w:rsid w:val="00CF5D1F"/>
    <w:rsid w:val="00CF64DD"/>
    <w:rsid w:val="00CF6693"/>
    <w:rsid w:val="00CF71EA"/>
    <w:rsid w:val="00CF791A"/>
    <w:rsid w:val="00CF791D"/>
    <w:rsid w:val="00CF7B2B"/>
    <w:rsid w:val="00D00264"/>
    <w:rsid w:val="00D008FB"/>
    <w:rsid w:val="00D00917"/>
    <w:rsid w:val="00D00958"/>
    <w:rsid w:val="00D01206"/>
    <w:rsid w:val="00D0150F"/>
    <w:rsid w:val="00D01D0B"/>
    <w:rsid w:val="00D02969"/>
    <w:rsid w:val="00D031CB"/>
    <w:rsid w:val="00D037F4"/>
    <w:rsid w:val="00D03897"/>
    <w:rsid w:val="00D03F39"/>
    <w:rsid w:val="00D04014"/>
    <w:rsid w:val="00D043E6"/>
    <w:rsid w:val="00D04904"/>
    <w:rsid w:val="00D04B72"/>
    <w:rsid w:val="00D04E2F"/>
    <w:rsid w:val="00D05BB2"/>
    <w:rsid w:val="00D05E6D"/>
    <w:rsid w:val="00D062FC"/>
    <w:rsid w:val="00D06F0D"/>
    <w:rsid w:val="00D06F2E"/>
    <w:rsid w:val="00D07082"/>
    <w:rsid w:val="00D071BF"/>
    <w:rsid w:val="00D0727F"/>
    <w:rsid w:val="00D0769D"/>
    <w:rsid w:val="00D0798F"/>
    <w:rsid w:val="00D101FD"/>
    <w:rsid w:val="00D10227"/>
    <w:rsid w:val="00D108DD"/>
    <w:rsid w:val="00D10EDD"/>
    <w:rsid w:val="00D114DD"/>
    <w:rsid w:val="00D117B9"/>
    <w:rsid w:val="00D1220F"/>
    <w:rsid w:val="00D12232"/>
    <w:rsid w:val="00D124CB"/>
    <w:rsid w:val="00D12885"/>
    <w:rsid w:val="00D131CF"/>
    <w:rsid w:val="00D131E7"/>
    <w:rsid w:val="00D14591"/>
    <w:rsid w:val="00D145CE"/>
    <w:rsid w:val="00D14FB2"/>
    <w:rsid w:val="00D14FC8"/>
    <w:rsid w:val="00D15BED"/>
    <w:rsid w:val="00D16A73"/>
    <w:rsid w:val="00D16C2A"/>
    <w:rsid w:val="00D16C48"/>
    <w:rsid w:val="00D174C8"/>
    <w:rsid w:val="00D178D9"/>
    <w:rsid w:val="00D17B94"/>
    <w:rsid w:val="00D17C04"/>
    <w:rsid w:val="00D202E4"/>
    <w:rsid w:val="00D20649"/>
    <w:rsid w:val="00D20B35"/>
    <w:rsid w:val="00D20F55"/>
    <w:rsid w:val="00D20F5F"/>
    <w:rsid w:val="00D21074"/>
    <w:rsid w:val="00D21AE1"/>
    <w:rsid w:val="00D226A6"/>
    <w:rsid w:val="00D22EA8"/>
    <w:rsid w:val="00D233DD"/>
    <w:rsid w:val="00D2358F"/>
    <w:rsid w:val="00D23733"/>
    <w:rsid w:val="00D23782"/>
    <w:rsid w:val="00D24214"/>
    <w:rsid w:val="00D24A11"/>
    <w:rsid w:val="00D25029"/>
    <w:rsid w:val="00D252E3"/>
    <w:rsid w:val="00D25DF1"/>
    <w:rsid w:val="00D266C2"/>
    <w:rsid w:val="00D26CDE"/>
    <w:rsid w:val="00D26F00"/>
    <w:rsid w:val="00D26F82"/>
    <w:rsid w:val="00D276F6"/>
    <w:rsid w:val="00D301BB"/>
    <w:rsid w:val="00D30658"/>
    <w:rsid w:val="00D30B56"/>
    <w:rsid w:val="00D30C07"/>
    <w:rsid w:val="00D30F47"/>
    <w:rsid w:val="00D3128C"/>
    <w:rsid w:val="00D32446"/>
    <w:rsid w:val="00D32AB7"/>
    <w:rsid w:val="00D32D0A"/>
    <w:rsid w:val="00D33014"/>
    <w:rsid w:val="00D335DE"/>
    <w:rsid w:val="00D343AD"/>
    <w:rsid w:val="00D3446B"/>
    <w:rsid w:val="00D345A5"/>
    <w:rsid w:val="00D34717"/>
    <w:rsid w:val="00D347FF"/>
    <w:rsid w:val="00D3501E"/>
    <w:rsid w:val="00D35C3C"/>
    <w:rsid w:val="00D3703F"/>
    <w:rsid w:val="00D372FC"/>
    <w:rsid w:val="00D37367"/>
    <w:rsid w:val="00D37B98"/>
    <w:rsid w:val="00D40E64"/>
    <w:rsid w:val="00D40EA2"/>
    <w:rsid w:val="00D418BE"/>
    <w:rsid w:val="00D41C81"/>
    <w:rsid w:val="00D422EF"/>
    <w:rsid w:val="00D42458"/>
    <w:rsid w:val="00D42A34"/>
    <w:rsid w:val="00D42A8C"/>
    <w:rsid w:val="00D42DC1"/>
    <w:rsid w:val="00D436C6"/>
    <w:rsid w:val="00D438C8"/>
    <w:rsid w:val="00D44386"/>
    <w:rsid w:val="00D448E9"/>
    <w:rsid w:val="00D44E46"/>
    <w:rsid w:val="00D45262"/>
    <w:rsid w:val="00D45BF9"/>
    <w:rsid w:val="00D45E26"/>
    <w:rsid w:val="00D461EE"/>
    <w:rsid w:val="00D50257"/>
    <w:rsid w:val="00D50C15"/>
    <w:rsid w:val="00D50D9B"/>
    <w:rsid w:val="00D50FD7"/>
    <w:rsid w:val="00D51668"/>
    <w:rsid w:val="00D51E90"/>
    <w:rsid w:val="00D51EEF"/>
    <w:rsid w:val="00D524BD"/>
    <w:rsid w:val="00D52540"/>
    <w:rsid w:val="00D528EB"/>
    <w:rsid w:val="00D5337E"/>
    <w:rsid w:val="00D53D5D"/>
    <w:rsid w:val="00D5458E"/>
    <w:rsid w:val="00D54EDE"/>
    <w:rsid w:val="00D54F21"/>
    <w:rsid w:val="00D55157"/>
    <w:rsid w:val="00D556C4"/>
    <w:rsid w:val="00D557FE"/>
    <w:rsid w:val="00D560ED"/>
    <w:rsid w:val="00D56380"/>
    <w:rsid w:val="00D5770F"/>
    <w:rsid w:val="00D602EA"/>
    <w:rsid w:val="00D6040F"/>
    <w:rsid w:val="00D6095D"/>
    <w:rsid w:val="00D60A2F"/>
    <w:rsid w:val="00D60BD5"/>
    <w:rsid w:val="00D60C31"/>
    <w:rsid w:val="00D61316"/>
    <w:rsid w:val="00D61368"/>
    <w:rsid w:val="00D61429"/>
    <w:rsid w:val="00D614DD"/>
    <w:rsid w:val="00D61658"/>
    <w:rsid w:val="00D61AA7"/>
    <w:rsid w:val="00D628AE"/>
    <w:rsid w:val="00D62B18"/>
    <w:rsid w:val="00D62ECA"/>
    <w:rsid w:val="00D63BC4"/>
    <w:rsid w:val="00D63FAF"/>
    <w:rsid w:val="00D64634"/>
    <w:rsid w:val="00D64675"/>
    <w:rsid w:val="00D65B09"/>
    <w:rsid w:val="00D663CC"/>
    <w:rsid w:val="00D667D5"/>
    <w:rsid w:val="00D66CBD"/>
    <w:rsid w:val="00D66E73"/>
    <w:rsid w:val="00D6746E"/>
    <w:rsid w:val="00D67A8F"/>
    <w:rsid w:val="00D702CC"/>
    <w:rsid w:val="00D70E60"/>
    <w:rsid w:val="00D70EA9"/>
    <w:rsid w:val="00D71087"/>
    <w:rsid w:val="00D71661"/>
    <w:rsid w:val="00D71AC7"/>
    <w:rsid w:val="00D72DF7"/>
    <w:rsid w:val="00D7366B"/>
    <w:rsid w:val="00D739B6"/>
    <w:rsid w:val="00D73B51"/>
    <w:rsid w:val="00D7405E"/>
    <w:rsid w:val="00D7414A"/>
    <w:rsid w:val="00D74299"/>
    <w:rsid w:val="00D74336"/>
    <w:rsid w:val="00D74419"/>
    <w:rsid w:val="00D74665"/>
    <w:rsid w:val="00D74BDB"/>
    <w:rsid w:val="00D74FFB"/>
    <w:rsid w:val="00D7505A"/>
    <w:rsid w:val="00D75599"/>
    <w:rsid w:val="00D755D8"/>
    <w:rsid w:val="00D75689"/>
    <w:rsid w:val="00D75A60"/>
    <w:rsid w:val="00D75B07"/>
    <w:rsid w:val="00D7600B"/>
    <w:rsid w:val="00D7609B"/>
    <w:rsid w:val="00D76799"/>
    <w:rsid w:val="00D7726B"/>
    <w:rsid w:val="00D772F3"/>
    <w:rsid w:val="00D774B8"/>
    <w:rsid w:val="00D77DF6"/>
    <w:rsid w:val="00D80DEB"/>
    <w:rsid w:val="00D813FF"/>
    <w:rsid w:val="00D81835"/>
    <w:rsid w:val="00D82551"/>
    <w:rsid w:val="00D82A7A"/>
    <w:rsid w:val="00D82C4A"/>
    <w:rsid w:val="00D8349C"/>
    <w:rsid w:val="00D83D5D"/>
    <w:rsid w:val="00D84177"/>
    <w:rsid w:val="00D8531A"/>
    <w:rsid w:val="00D853C4"/>
    <w:rsid w:val="00D859BE"/>
    <w:rsid w:val="00D859E8"/>
    <w:rsid w:val="00D85C61"/>
    <w:rsid w:val="00D869DE"/>
    <w:rsid w:val="00D870B2"/>
    <w:rsid w:val="00D87142"/>
    <w:rsid w:val="00D87BDE"/>
    <w:rsid w:val="00D903AC"/>
    <w:rsid w:val="00D9046E"/>
    <w:rsid w:val="00D9085C"/>
    <w:rsid w:val="00D90F78"/>
    <w:rsid w:val="00D90FD3"/>
    <w:rsid w:val="00D912BB"/>
    <w:rsid w:val="00D93E00"/>
    <w:rsid w:val="00D952A7"/>
    <w:rsid w:val="00D95D9A"/>
    <w:rsid w:val="00D95FB5"/>
    <w:rsid w:val="00D96C14"/>
    <w:rsid w:val="00DA045E"/>
    <w:rsid w:val="00DA0A93"/>
    <w:rsid w:val="00DA0AA6"/>
    <w:rsid w:val="00DA1E6C"/>
    <w:rsid w:val="00DA1F85"/>
    <w:rsid w:val="00DA1FF5"/>
    <w:rsid w:val="00DA24F2"/>
    <w:rsid w:val="00DA33E0"/>
    <w:rsid w:val="00DA34A0"/>
    <w:rsid w:val="00DA35B3"/>
    <w:rsid w:val="00DA377C"/>
    <w:rsid w:val="00DA3E43"/>
    <w:rsid w:val="00DA708F"/>
    <w:rsid w:val="00DA71E9"/>
    <w:rsid w:val="00DA76F9"/>
    <w:rsid w:val="00DA7A63"/>
    <w:rsid w:val="00DA7FF0"/>
    <w:rsid w:val="00DB0E43"/>
    <w:rsid w:val="00DB1011"/>
    <w:rsid w:val="00DB1F75"/>
    <w:rsid w:val="00DB2A33"/>
    <w:rsid w:val="00DB2B7A"/>
    <w:rsid w:val="00DB35EF"/>
    <w:rsid w:val="00DB384D"/>
    <w:rsid w:val="00DB4029"/>
    <w:rsid w:val="00DB48E2"/>
    <w:rsid w:val="00DB4DE1"/>
    <w:rsid w:val="00DB5888"/>
    <w:rsid w:val="00DB58DB"/>
    <w:rsid w:val="00DB5A91"/>
    <w:rsid w:val="00DB5FE9"/>
    <w:rsid w:val="00DB603C"/>
    <w:rsid w:val="00DB629A"/>
    <w:rsid w:val="00DB69A7"/>
    <w:rsid w:val="00DB6D56"/>
    <w:rsid w:val="00DB75AD"/>
    <w:rsid w:val="00DB7758"/>
    <w:rsid w:val="00DB7972"/>
    <w:rsid w:val="00DB79A2"/>
    <w:rsid w:val="00DB7BC9"/>
    <w:rsid w:val="00DC00C3"/>
    <w:rsid w:val="00DC09EF"/>
    <w:rsid w:val="00DC1417"/>
    <w:rsid w:val="00DC1AA8"/>
    <w:rsid w:val="00DC1AAF"/>
    <w:rsid w:val="00DC1D26"/>
    <w:rsid w:val="00DC2CED"/>
    <w:rsid w:val="00DC2E1D"/>
    <w:rsid w:val="00DC34CD"/>
    <w:rsid w:val="00DC3662"/>
    <w:rsid w:val="00DC4F8C"/>
    <w:rsid w:val="00DC5D11"/>
    <w:rsid w:val="00DC68E9"/>
    <w:rsid w:val="00DC7680"/>
    <w:rsid w:val="00DC79D0"/>
    <w:rsid w:val="00DD0103"/>
    <w:rsid w:val="00DD07BE"/>
    <w:rsid w:val="00DD0EDA"/>
    <w:rsid w:val="00DD1917"/>
    <w:rsid w:val="00DD1920"/>
    <w:rsid w:val="00DD2155"/>
    <w:rsid w:val="00DD2793"/>
    <w:rsid w:val="00DD2A49"/>
    <w:rsid w:val="00DD2E44"/>
    <w:rsid w:val="00DD34AB"/>
    <w:rsid w:val="00DD366B"/>
    <w:rsid w:val="00DD45D6"/>
    <w:rsid w:val="00DD5298"/>
    <w:rsid w:val="00DD5B96"/>
    <w:rsid w:val="00DD5D8B"/>
    <w:rsid w:val="00DD5EB1"/>
    <w:rsid w:val="00DD5FBC"/>
    <w:rsid w:val="00DD6646"/>
    <w:rsid w:val="00DD6940"/>
    <w:rsid w:val="00DD6EEC"/>
    <w:rsid w:val="00DD6F5D"/>
    <w:rsid w:val="00DE00FA"/>
    <w:rsid w:val="00DE0B29"/>
    <w:rsid w:val="00DE0D4C"/>
    <w:rsid w:val="00DE0DC1"/>
    <w:rsid w:val="00DE0F63"/>
    <w:rsid w:val="00DE10C1"/>
    <w:rsid w:val="00DE1646"/>
    <w:rsid w:val="00DE1798"/>
    <w:rsid w:val="00DE180B"/>
    <w:rsid w:val="00DE2A33"/>
    <w:rsid w:val="00DE2D19"/>
    <w:rsid w:val="00DE3976"/>
    <w:rsid w:val="00DE4251"/>
    <w:rsid w:val="00DE4283"/>
    <w:rsid w:val="00DE4440"/>
    <w:rsid w:val="00DE52F4"/>
    <w:rsid w:val="00DE581A"/>
    <w:rsid w:val="00DE5948"/>
    <w:rsid w:val="00DE5B47"/>
    <w:rsid w:val="00DE5C2F"/>
    <w:rsid w:val="00DE64EE"/>
    <w:rsid w:val="00DE6F8A"/>
    <w:rsid w:val="00DE7579"/>
    <w:rsid w:val="00DE764C"/>
    <w:rsid w:val="00DF0793"/>
    <w:rsid w:val="00DF1CB1"/>
    <w:rsid w:val="00DF1CE2"/>
    <w:rsid w:val="00DF1D39"/>
    <w:rsid w:val="00DF20DA"/>
    <w:rsid w:val="00DF25AE"/>
    <w:rsid w:val="00DF2B0A"/>
    <w:rsid w:val="00DF341D"/>
    <w:rsid w:val="00DF3D4D"/>
    <w:rsid w:val="00DF3F38"/>
    <w:rsid w:val="00DF42F9"/>
    <w:rsid w:val="00DF4D4D"/>
    <w:rsid w:val="00DF51E1"/>
    <w:rsid w:val="00DF5255"/>
    <w:rsid w:val="00DF55B2"/>
    <w:rsid w:val="00DF5A87"/>
    <w:rsid w:val="00DF673A"/>
    <w:rsid w:val="00DF6BBF"/>
    <w:rsid w:val="00DF713F"/>
    <w:rsid w:val="00DF730E"/>
    <w:rsid w:val="00DF78F0"/>
    <w:rsid w:val="00DF7B19"/>
    <w:rsid w:val="00E0019D"/>
    <w:rsid w:val="00E001FB"/>
    <w:rsid w:val="00E00323"/>
    <w:rsid w:val="00E005E4"/>
    <w:rsid w:val="00E00ABB"/>
    <w:rsid w:val="00E01792"/>
    <w:rsid w:val="00E01F43"/>
    <w:rsid w:val="00E02E78"/>
    <w:rsid w:val="00E02E84"/>
    <w:rsid w:val="00E03BDA"/>
    <w:rsid w:val="00E03F86"/>
    <w:rsid w:val="00E04527"/>
    <w:rsid w:val="00E0459E"/>
    <w:rsid w:val="00E04F10"/>
    <w:rsid w:val="00E05118"/>
    <w:rsid w:val="00E05443"/>
    <w:rsid w:val="00E073F5"/>
    <w:rsid w:val="00E075CC"/>
    <w:rsid w:val="00E076FB"/>
    <w:rsid w:val="00E07F53"/>
    <w:rsid w:val="00E1086B"/>
    <w:rsid w:val="00E108A2"/>
    <w:rsid w:val="00E11167"/>
    <w:rsid w:val="00E11ACA"/>
    <w:rsid w:val="00E11E51"/>
    <w:rsid w:val="00E13222"/>
    <w:rsid w:val="00E1332F"/>
    <w:rsid w:val="00E1395E"/>
    <w:rsid w:val="00E1398D"/>
    <w:rsid w:val="00E13D00"/>
    <w:rsid w:val="00E13EF1"/>
    <w:rsid w:val="00E13F8E"/>
    <w:rsid w:val="00E14E39"/>
    <w:rsid w:val="00E15F63"/>
    <w:rsid w:val="00E16B19"/>
    <w:rsid w:val="00E16EE7"/>
    <w:rsid w:val="00E1732D"/>
    <w:rsid w:val="00E174B4"/>
    <w:rsid w:val="00E20C53"/>
    <w:rsid w:val="00E20D33"/>
    <w:rsid w:val="00E20E0C"/>
    <w:rsid w:val="00E21881"/>
    <w:rsid w:val="00E21E17"/>
    <w:rsid w:val="00E21F8C"/>
    <w:rsid w:val="00E229E8"/>
    <w:rsid w:val="00E22CAA"/>
    <w:rsid w:val="00E22E1E"/>
    <w:rsid w:val="00E238E8"/>
    <w:rsid w:val="00E2390A"/>
    <w:rsid w:val="00E23DDC"/>
    <w:rsid w:val="00E23FD6"/>
    <w:rsid w:val="00E2411F"/>
    <w:rsid w:val="00E243A4"/>
    <w:rsid w:val="00E24EAF"/>
    <w:rsid w:val="00E25F9C"/>
    <w:rsid w:val="00E26252"/>
    <w:rsid w:val="00E26669"/>
    <w:rsid w:val="00E26977"/>
    <w:rsid w:val="00E270D8"/>
    <w:rsid w:val="00E27345"/>
    <w:rsid w:val="00E30AC8"/>
    <w:rsid w:val="00E3122F"/>
    <w:rsid w:val="00E3130C"/>
    <w:rsid w:val="00E31EDC"/>
    <w:rsid w:val="00E3221A"/>
    <w:rsid w:val="00E32265"/>
    <w:rsid w:val="00E322FF"/>
    <w:rsid w:val="00E323FC"/>
    <w:rsid w:val="00E324E9"/>
    <w:rsid w:val="00E329E9"/>
    <w:rsid w:val="00E32EA6"/>
    <w:rsid w:val="00E33C4F"/>
    <w:rsid w:val="00E341B2"/>
    <w:rsid w:val="00E3453F"/>
    <w:rsid w:val="00E345A7"/>
    <w:rsid w:val="00E358C9"/>
    <w:rsid w:val="00E35AB0"/>
    <w:rsid w:val="00E35BC8"/>
    <w:rsid w:val="00E36472"/>
    <w:rsid w:val="00E3692C"/>
    <w:rsid w:val="00E37F69"/>
    <w:rsid w:val="00E40074"/>
    <w:rsid w:val="00E40104"/>
    <w:rsid w:val="00E40506"/>
    <w:rsid w:val="00E40FB8"/>
    <w:rsid w:val="00E419A3"/>
    <w:rsid w:val="00E41AE9"/>
    <w:rsid w:val="00E41B1C"/>
    <w:rsid w:val="00E41C73"/>
    <w:rsid w:val="00E427CC"/>
    <w:rsid w:val="00E4302C"/>
    <w:rsid w:val="00E43CCD"/>
    <w:rsid w:val="00E44029"/>
    <w:rsid w:val="00E44137"/>
    <w:rsid w:val="00E44765"/>
    <w:rsid w:val="00E4478A"/>
    <w:rsid w:val="00E44950"/>
    <w:rsid w:val="00E449CB"/>
    <w:rsid w:val="00E44C37"/>
    <w:rsid w:val="00E44F1A"/>
    <w:rsid w:val="00E45063"/>
    <w:rsid w:val="00E45572"/>
    <w:rsid w:val="00E458C6"/>
    <w:rsid w:val="00E461BE"/>
    <w:rsid w:val="00E46235"/>
    <w:rsid w:val="00E468B1"/>
    <w:rsid w:val="00E47315"/>
    <w:rsid w:val="00E47891"/>
    <w:rsid w:val="00E47C90"/>
    <w:rsid w:val="00E47E40"/>
    <w:rsid w:val="00E50330"/>
    <w:rsid w:val="00E50AEF"/>
    <w:rsid w:val="00E51115"/>
    <w:rsid w:val="00E5181E"/>
    <w:rsid w:val="00E51D95"/>
    <w:rsid w:val="00E526A4"/>
    <w:rsid w:val="00E52738"/>
    <w:rsid w:val="00E52B1D"/>
    <w:rsid w:val="00E533F3"/>
    <w:rsid w:val="00E5480E"/>
    <w:rsid w:val="00E54A6F"/>
    <w:rsid w:val="00E54B9B"/>
    <w:rsid w:val="00E54F9F"/>
    <w:rsid w:val="00E557F7"/>
    <w:rsid w:val="00E55AC1"/>
    <w:rsid w:val="00E55C2E"/>
    <w:rsid w:val="00E5668E"/>
    <w:rsid w:val="00E578C9"/>
    <w:rsid w:val="00E57BF6"/>
    <w:rsid w:val="00E57C0E"/>
    <w:rsid w:val="00E57C5D"/>
    <w:rsid w:val="00E6014A"/>
    <w:rsid w:val="00E60C61"/>
    <w:rsid w:val="00E60C6E"/>
    <w:rsid w:val="00E60E23"/>
    <w:rsid w:val="00E619E2"/>
    <w:rsid w:val="00E6219B"/>
    <w:rsid w:val="00E6229A"/>
    <w:rsid w:val="00E62397"/>
    <w:rsid w:val="00E62A5E"/>
    <w:rsid w:val="00E62BC4"/>
    <w:rsid w:val="00E62DA4"/>
    <w:rsid w:val="00E633EC"/>
    <w:rsid w:val="00E643FA"/>
    <w:rsid w:val="00E646B6"/>
    <w:rsid w:val="00E655DC"/>
    <w:rsid w:val="00E65B38"/>
    <w:rsid w:val="00E65E2D"/>
    <w:rsid w:val="00E6643A"/>
    <w:rsid w:val="00E66801"/>
    <w:rsid w:val="00E668B4"/>
    <w:rsid w:val="00E6738D"/>
    <w:rsid w:val="00E67DAD"/>
    <w:rsid w:val="00E67FD5"/>
    <w:rsid w:val="00E707E3"/>
    <w:rsid w:val="00E70E49"/>
    <w:rsid w:val="00E71118"/>
    <w:rsid w:val="00E71394"/>
    <w:rsid w:val="00E71BE9"/>
    <w:rsid w:val="00E7213B"/>
    <w:rsid w:val="00E72DD1"/>
    <w:rsid w:val="00E73865"/>
    <w:rsid w:val="00E74530"/>
    <w:rsid w:val="00E748BA"/>
    <w:rsid w:val="00E74AB4"/>
    <w:rsid w:val="00E74F4C"/>
    <w:rsid w:val="00E75147"/>
    <w:rsid w:val="00E752FC"/>
    <w:rsid w:val="00E75C16"/>
    <w:rsid w:val="00E76097"/>
    <w:rsid w:val="00E7659A"/>
    <w:rsid w:val="00E770DB"/>
    <w:rsid w:val="00E77185"/>
    <w:rsid w:val="00E77859"/>
    <w:rsid w:val="00E8088E"/>
    <w:rsid w:val="00E818C4"/>
    <w:rsid w:val="00E81A60"/>
    <w:rsid w:val="00E81BC2"/>
    <w:rsid w:val="00E81F1A"/>
    <w:rsid w:val="00E81FD3"/>
    <w:rsid w:val="00E8234B"/>
    <w:rsid w:val="00E82359"/>
    <w:rsid w:val="00E82513"/>
    <w:rsid w:val="00E832B6"/>
    <w:rsid w:val="00E83733"/>
    <w:rsid w:val="00E83A67"/>
    <w:rsid w:val="00E83DB3"/>
    <w:rsid w:val="00E84572"/>
    <w:rsid w:val="00E845F9"/>
    <w:rsid w:val="00E84C63"/>
    <w:rsid w:val="00E84DE5"/>
    <w:rsid w:val="00E85A5B"/>
    <w:rsid w:val="00E85E8F"/>
    <w:rsid w:val="00E85EE4"/>
    <w:rsid w:val="00E86040"/>
    <w:rsid w:val="00E8657C"/>
    <w:rsid w:val="00E86869"/>
    <w:rsid w:val="00E8757C"/>
    <w:rsid w:val="00E8772B"/>
    <w:rsid w:val="00E90A40"/>
    <w:rsid w:val="00E90C5C"/>
    <w:rsid w:val="00E916B8"/>
    <w:rsid w:val="00E91844"/>
    <w:rsid w:val="00E923C1"/>
    <w:rsid w:val="00E92A29"/>
    <w:rsid w:val="00E934CB"/>
    <w:rsid w:val="00E94D10"/>
    <w:rsid w:val="00E94DD9"/>
    <w:rsid w:val="00E959FE"/>
    <w:rsid w:val="00E9692A"/>
    <w:rsid w:val="00E970A6"/>
    <w:rsid w:val="00E971F5"/>
    <w:rsid w:val="00EA1693"/>
    <w:rsid w:val="00EA175B"/>
    <w:rsid w:val="00EA1C8A"/>
    <w:rsid w:val="00EA28F4"/>
    <w:rsid w:val="00EA2BFA"/>
    <w:rsid w:val="00EA2DEE"/>
    <w:rsid w:val="00EA34D0"/>
    <w:rsid w:val="00EA355A"/>
    <w:rsid w:val="00EA3FF0"/>
    <w:rsid w:val="00EA4827"/>
    <w:rsid w:val="00EA4853"/>
    <w:rsid w:val="00EA4A0D"/>
    <w:rsid w:val="00EA4A89"/>
    <w:rsid w:val="00EA4BA7"/>
    <w:rsid w:val="00EA5048"/>
    <w:rsid w:val="00EA506A"/>
    <w:rsid w:val="00EA5D2A"/>
    <w:rsid w:val="00EA5D75"/>
    <w:rsid w:val="00EB0302"/>
    <w:rsid w:val="00EB0833"/>
    <w:rsid w:val="00EB0CCF"/>
    <w:rsid w:val="00EB27BD"/>
    <w:rsid w:val="00EB3F44"/>
    <w:rsid w:val="00EB3FF3"/>
    <w:rsid w:val="00EB44AC"/>
    <w:rsid w:val="00EB4721"/>
    <w:rsid w:val="00EB5067"/>
    <w:rsid w:val="00EB5113"/>
    <w:rsid w:val="00EB5286"/>
    <w:rsid w:val="00EB5436"/>
    <w:rsid w:val="00EB5B85"/>
    <w:rsid w:val="00EB6572"/>
    <w:rsid w:val="00EB6BFF"/>
    <w:rsid w:val="00EB7D94"/>
    <w:rsid w:val="00EC19D7"/>
    <w:rsid w:val="00EC1D6F"/>
    <w:rsid w:val="00EC21D8"/>
    <w:rsid w:val="00EC31DA"/>
    <w:rsid w:val="00EC325A"/>
    <w:rsid w:val="00EC33A6"/>
    <w:rsid w:val="00EC37A2"/>
    <w:rsid w:val="00EC3947"/>
    <w:rsid w:val="00EC40E1"/>
    <w:rsid w:val="00EC47B9"/>
    <w:rsid w:val="00EC528B"/>
    <w:rsid w:val="00EC596E"/>
    <w:rsid w:val="00EC602E"/>
    <w:rsid w:val="00EC6D54"/>
    <w:rsid w:val="00EC790E"/>
    <w:rsid w:val="00EC7B05"/>
    <w:rsid w:val="00EC7FD3"/>
    <w:rsid w:val="00ED09AB"/>
    <w:rsid w:val="00ED0F89"/>
    <w:rsid w:val="00ED184F"/>
    <w:rsid w:val="00ED1D2D"/>
    <w:rsid w:val="00ED2130"/>
    <w:rsid w:val="00ED2EA7"/>
    <w:rsid w:val="00ED379A"/>
    <w:rsid w:val="00ED3935"/>
    <w:rsid w:val="00ED39D6"/>
    <w:rsid w:val="00ED3C79"/>
    <w:rsid w:val="00ED3C7E"/>
    <w:rsid w:val="00ED3FB3"/>
    <w:rsid w:val="00ED4086"/>
    <w:rsid w:val="00ED4BF6"/>
    <w:rsid w:val="00ED540E"/>
    <w:rsid w:val="00ED5725"/>
    <w:rsid w:val="00ED5A48"/>
    <w:rsid w:val="00ED5B45"/>
    <w:rsid w:val="00ED5C61"/>
    <w:rsid w:val="00ED62E8"/>
    <w:rsid w:val="00ED696C"/>
    <w:rsid w:val="00ED7913"/>
    <w:rsid w:val="00ED7B51"/>
    <w:rsid w:val="00ED7D96"/>
    <w:rsid w:val="00EE0CEB"/>
    <w:rsid w:val="00EE1305"/>
    <w:rsid w:val="00EE135A"/>
    <w:rsid w:val="00EE1A1D"/>
    <w:rsid w:val="00EE2890"/>
    <w:rsid w:val="00EE2A26"/>
    <w:rsid w:val="00EE2B7C"/>
    <w:rsid w:val="00EE2BF5"/>
    <w:rsid w:val="00EE2C42"/>
    <w:rsid w:val="00EE2C81"/>
    <w:rsid w:val="00EE34C3"/>
    <w:rsid w:val="00EE35C5"/>
    <w:rsid w:val="00EE39BF"/>
    <w:rsid w:val="00EE3BE3"/>
    <w:rsid w:val="00EE4009"/>
    <w:rsid w:val="00EE40AC"/>
    <w:rsid w:val="00EE4755"/>
    <w:rsid w:val="00EE560D"/>
    <w:rsid w:val="00EE5922"/>
    <w:rsid w:val="00EE597D"/>
    <w:rsid w:val="00EE696B"/>
    <w:rsid w:val="00EE6B92"/>
    <w:rsid w:val="00EE6EF6"/>
    <w:rsid w:val="00EE7C43"/>
    <w:rsid w:val="00EE7E75"/>
    <w:rsid w:val="00EF01B3"/>
    <w:rsid w:val="00EF0DB0"/>
    <w:rsid w:val="00EF1E65"/>
    <w:rsid w:val="00EF2947"/>
    <w:rsid w:val="00EF2A43"/>
    <w:rsid w:val="00EF2BA0"/>
    <w:rsid w:val="00EF2FA8"/>
    <w:rsid w:val="00EF32E9"/>
    <w:rsid w:val="00EF3613"/>
    <w:rsid w:val="00EF37DD"/>
    <w:rsid w:val="00EF3826"/>
    <w:rsid w:val="00EF4745"/>
    <w:rsid w:val="00EF4BFC"/>
    <w:rsid w:val="00EF4C1A"/>
    <w:rsid w:val="00EF5002"/>
    <w:rsid w:val="00EF5066"/>
    <w:rsid w:val="00EF5084"/>
    <w:rsid w:val="00EF51F8"/>
    <w:rsid w:val="00EF5D12"/>
    <w:rsid w:val="00EF5DAB"/>
    <w:rsid w:val="00EF5DAE"/>
    <w:rsid w:val="00EF60D1"/>
    <w:rsid w:val="00EF61FF"/>
    <w:rsid w:val="00EF6A94"/>
    <w:rsid w:val="00EF6D02"/>
    <w:rsid w:val="00EF6EDF"/>
    <w:rsid w:val="00EF75BB"/>
    <w:rsid w:val="00EF798C"/>
    <w:rsid w:val="00EF7E0D"/>
    <w:rsid w:val="00EF7F34"/>
    <w:rsid w:val="00F0022F"/>
    <w:rsid w:val="00F00593"/>
    <w:rsid w:val="00F013A9"/>
    <w:rsid w:val="00F01A25"/>
    <w:rsid w:val="00F02010"/>
    <w:rsid w:val="00F032A5"/>
    <w:rsid w:val="00F03CF7"/>
    <w:rsid w:val="00F03FB1"/>
    <w:rsid w:val="00F041D0"/>
    <w:rsid w:val="00F043E4"/>
    <w:rsid w:val="00F057E3"/>
    <w:rsid w:val="00F05932"/>
    <w:rsid w:val="00F05C6B"/>
    <w:rsid w:val="00F05FEE"/>
    <w:rsid w:val="00F0655C"/>
    <w:rsid w:val="00F06593"/>
    <w:rsid w:val="00F06A25"/>
    <w:rsid w:val="00F06BDA"/>
    <w:rsid w:val="00F07071"/>
    <w:rsid w:val="00F071D4"/>
    <w:rsid w:val="00F074A4"/>
    <w:rsid w:val="00F07E73"/>
    <w:rsid w:val="00F100CA"/>
    <w:rsid w:val="00F1035C"/>
    <w:rsid w:val="00F108CC"/>
    <w:rsid w:val="00F10999"/>
    <w:rsid w:val="00F10B07"/>
    <w:rsid w:val="00F10BA6"/>
    <w:rsid w:val="00F10BC7"/>
    <w:rsid w:val="00F10C0D"/>
    <w:rsid w:val="00F10D5E"/>
    <w:rsid w:val="00F11F8D"/>
    <w:rsid w:val="00F120F5"/>
    <w:rsid w:val="00F127F4"/>
    <w:rsid w:val="00F129A3"/>
    <w:rsid w:val="00F12CA3"/>
    <w:rsid w:val="00F1311E"/>
    <w:rsid w:val="00F13867"/>
    <w:rsid w:val="00F14633"/>
    <w:rsid w:val="00F14D3A"/>
    <w:rsid w:val="00F15AA7"/>
    <w:rsid w:val="00F15DED"/>
    <w:rsid w:val="00F16ABB"/>
    <w:rsid w:val="00F172C2"/>
    <w:rsid w:val="00F1781E"/>
    <w:rsid w:val="00F17BC2"/>
    <w:rsid w:val="00F20284"/>
    <w:rsid w:val="00F2029F"/>
    <w:rsid w:val="00F20C8A"/>
    <w:rsid w:val="00F20F06"/>
    <w:rsid w:val="00F21BE0"/>
    <w:rsid w:val="00F221DE"/>
    <w:rsid w:val="00F224A4"/>
    <w:rsid w:val="00F22AA9"/>
    <w:rsid w:val="00F22C09"/>
    <w:rsid w:val="00F23C6C"/>
    <w:rsid w:val="00F23DBB"/>
    <w:rsid w:val="00F24288"/>
    <w:rsid w:val="00F24A09"/>
    <w:rsid w:val="00F25BC8"/>
    <w:rsid w:val="00F265C2"/>
    <w:rsid w:val="00F2661E"/>
    <w:rsid w:val="00F2683E"/>
    <w:rsid w:val="00F26855"/>
    <w:rsid w:val="00F269C5"/>
    <w:rsid w:val="00F273A4"/>
    <w:rsid w:val="00F2746D"/>
    <w:rsid w:val="00F30786"/>
    <w:rsid w:val="00F3186C"/>
    <w:rsid w:val="00F3237C"/>
    <w:rsid w:val="00F32FBA"/>
    <w:rsid w:val="00F33283"/>
    <w:rsid w:val="00F33839"/>
    <w:rsid w:val="00F33F97"/>
    <w:rsid w:val="00F34BF6"/>
    <w:rsid w:val="00F351B6"/>
    <w:rsid w:val="00F354FC"/>
    <w:rsid w:val="00F35677"/>
    <w:rsid w:val="00F3572C"/>
    <w:rsid w:val="00F357D5"/>
    <w:rsid w:val="00F35F74"/>
    <w:rsid w:val="00F362A7"/>
    <w:rsid w:val="00F364B7"/>
    <w:rsid w:val="00F36720"/>
    <w:rsid w:val="00F3690B"/>
    <w:rsid w:val="00F37767"/>
    <w:rsid w:val="00F37AC1"/>
    <w:rsid w:val="00F4001C"/>
    <w:rsid w:val="00F40299"/>
    <w:rsid w:val="00F40C27"/>
    <w:rsid w:val="00F40F9B"/>
    <w:rsid w:val="00F4133F"/>
    <w:rsid w:val="00F41A90"/>
    <w:rsid w:val="00F4257D"/>
    <w:rsid w:val="00F4275B"/>
    <w:rsid w:val="00F42900"/>
    <w:rsid w:val="00F42B60"/>
    <w:rsid w:val="00F42D0C"/>
    <w:rsid w:val="00F43A4F"/>
    <w:rsid w:val="00F43CFB"/>
    <w:rsid w:val="00F447EB"/>
    <w:rsid w:val="00F457A8"/>
    <w:rsid w:val="00F45E7F"/>
    <w:rsid w:val="00F46332"/>
    <w:rsid w:val="00F4649B"/>
    <w:rsid w:val="00F468FC"/>
    <w:rsid w:val="00F47419"/>
    <w:rsid w:val="00F5000B"/>
    <w:rsid w:val="00F50270"/>
    <w:rsid w:val="00F5046F"/>
    <w:rsid w:val="00F50F97"/>
    <w:rsid w:val="00F51541"/>
    <w:rsid w:val="00F51964"/>
    <w:rsid w:val="00F51F03"/>
    <w:rsid w:val="00F523F9"/>
    <w:rsid w:val="00F52B09"/>
    <w:rsid w:val="00F52BBB"/>
    <w:rsid w:val="00F53615"/>
    <w:rsid w:val="00F5368C"/>
    <w:rsid w:val="00F53B66"/>
    <w:rsid w:val="00F53E5B"/>
    <w:rsid w:val="00F5408F"/>
    <w:rsid w:val="00F54BE7"/>
    <w:rsid w:val="00F5509F"/>
    <w:rsid w:val="00F551D9"/>
    <w:rsid w:val="00F559F9"/>
    <w:rsid w:val="00F55ADA"/>
    <w:rsid w:val="00F560D0"/>
    <w:rsid w:val="00F5619A"/>
    <w:rsid w:val="00F562C4"/>
    <w:rsid w:val="00F564E4"/>
    <w:rsid w:val="00F575B8"/>
    <w:rsid w:val="00F575C3"/>
    <w:rsid w:val="00F576B0"/>
    <w:rsid w:val="00F57D95"/>
    <w:rsid w:val="00F57ED7"/>
    <w:rsid w:val="00F602EF"/>
    <w:rsid w:val="00F60DB3"/>
    <w:rsid w:val="00F61147"/>
    <w:rsid w:val="00F611A8"/>
    <w:rsid w:val="00F612CC"/>
    <w:rsid w:val="00F61683"/>
    <w:rsid w:val="00F61792"/>
    <w:rsid w:val="00F61D84"/>
    <w:rsid w:val="00F61ECD"/>
    <w:rsid w:val="00F6285B"/>
    <w:rsid w:val="00F629F5"/>
    <w:rsid w:val="00F63827"/>
    <w:rsid w:val="00F64772"/>
    <w:rsid w:val="00F64B31"/>
    <w:rsid w:val="00F64BF5"/>
    <w:rsid w:val="00F64DFE"/>
    <w:rsid w:val="00F6578A"/>
    <w:rsid w:val="00F662E3"/>
    <w:rsid w:val="00F66947"/>
    <w:rsid w:val="00F67ABE"/>
    <w:rsid w:val="00F70362"/>
    <w:rsid w:val="00F713F7"/>
    <w:rsid w:val="00F717E0"/>
    <w:rsid w:val="00F71D2D"/>
    <w:rsid w:val="00F71DF4"/>
    <w:rsid w:val="00F71E81"/>
    <w:rsid w:val="00F72219"/>
    <w:rsid w:val="00F7298E"/>
    <w:rsid w:val="00F72A63"/>
    <w:rsid w:val="00F73309"/>
    <w:rsid w:val="00F733D2"/>
    <w:rsid w:val="00F73A15"/>
    <w:rsid w:val="00F744FF"/>
    <w:rsid w:val="00F74A7F"/>
    <w:rsid w:val="00F7556A"/>
    <w:rsid w:val="00F75D71"/>
    <w:rsid w:val="00F7711C"/>
    <w:rsid w:val="00F77157"/>
    <w:rsid w:val="00F771BB"/>
    <w:rsid w:val="00F7765A"/>
    <w:rsid w:val="00F77A09"/>
    <w:rsid w:val="00F77D0B"/>
    <w:rsid w:val="00F77F10"/>
    <w:rsid w:val="00F77FAD"/>
    <w:rsid w:val="00F80235"/>
    <w:rsid w:val="00F80981"/>
    <w:rsid w:val="00F8100D"/>
    <w:rsid w:val="00F8109B"/>
    <w:rsid w:val="00F8140A"/>
    <w:rsid w:val="00F82119"/>
    <w:rsid w:val="00F8293A"/>
    <w:rsid w:val="00F83E01"/>
    <w:rsid w:val="00F83EA1"/>
    <w:rsid w:val="00F83EEA"/>
    <w:rsid w:val="00F83F80"/>
    <w:rsid w:val="00F845D7"/>
    <w:rsid w:val="00F84743"/>
    <w:rsid w:val="00F85254"/>
    <w:rsid w:val="00F85590"/>
    <w:rsid w:val="00F85995"/>
    <w:rsid w:val="00F85D73"/>
    <w:rsid w:val="00F86334"/>
    <w:rsid w:val="00F8638F"/>
    <w:rsid w:val="00F9044B"/>
    <w:rsid w:val="00F90546"/>
    <w:rsid w:val="00F9173B"/>
    <w:rsid w:val="00F918C8"/>
    <w:rsid w:val="00F91A07"/>
    <w:rsid w:val="00F92185"/>
    <w:rsid w:val="00F92727"/>
    <w:rsid w:val="00F934CE"/>
    <w:rsid w:val="00F93B58"/>
    <w:rsid w:val="00F93C0F"/>
    <w:rsid w:val="00F941B4"/>
    <w:rsid w:val="00F950F7"/>
    <w:rsid w:val="00F9525C"/>
    <w:rsid w:val="00F952D6"/>
    <w:rsid w:val="00F95881"/>
    <w:rsid w:val="00F973E4"/>
    <w:rsid w:val="00F97510"/>
    <w:rsid w:val="00F97E24"/>
    <w:rsid w:val="00FA0464"/>
    <w:rsid w:val="00FA0705"/>
    <w:rsid w:val="00FA0AC0"/>
    <w:rsid w:val="00FA0E46"/>
    <w:rsid w:val="00FA0F8D"/>
    <w:rsid w:val="00FA12F0"/>
    <w:rsid w:val="00FA184F"/>
    <w:rsid w:val="00FA2D75"/>
    <w:rsid w:val="00FA3059"/>
    <w:rsid w:val="00FA33C5"/>
    <w:rsid w:val="00FA3780"/>
    <w:rsid w:val="00FA40FD"/>
    <w:rsid w:val="00FA4A5E"/>
    <w:rsid w:val="00FA4B5E"/>
    <w:rsid w:val="00FA4E8E"/>
    <w:rsid w:val="00FA4F0A"/>
    <w:rsid w:val="00FA5A57"/>
    <w:rsid w:val="00FA5C86"/>
    <w:rsid w:val="00FA6B90"/>
    <w:rsid w:val="00FA6FD7"/>
    <w:rsid w:val="00FB0865"/>
    <w:rsid w:val="00FB0892"/>
    <w:rsid w:val="00FB096A"/>
    <w:rsid w:val="00FB0B94"/>
    <w:rsid w:val="00FB2B63"/>
    <w:rsid w:val="00FB2CBF"/>
    <w:rsid w:val="00FB3446"/>
    <w:rsid w:val="00FB34EA"/>
    <w:rsid w:val="00FB3796"/>
    <w:rsid w:val="00FB40D2"/>
    <w:rsid w:val="00FB47F3"/>
    <w:rsid w:val="00FB56E1"/>
    <w:rsid w:val="00FB5B40"/>
    <w:rsid w:val="00FB6A56"/>
    <w:rsid w:val="00FB70E5"/>
    <w:rsid w:val="00FB72C8"/>
    <w:rsid w:val="00FB7D1B"/>
    <w:rsid w:val="00FC04C9"/>
    <w:rsid w:val="00FC0879"/>
    <w:rsid w:val="00FC09DB"/>
    <w:rsid w:val="00FC1B89"/>
    <w:rsid w:val="00FC1CC2"/>
    <w:rsid w:val="00FC2088"/>
    <w:rsid w:val="00FC2142"/>
    <w:rsid w:val="00FC2CBA"/>
    <w:rsid w:val="00FC3708"/>
    <w:rsid w:val="00FC38BC"/>
    <w:rsid w:val="00FC3C85"/>
    <w:rsid w:val="00FC4170"/>
    <w:rsid w:val="00FC48E5"/>
    <w:rsid w:val="00FC521A"/>
    <w:rsid w:val="00FC61D3"/>
    <w:rsid w:val="00FC6910"/>
    <w:rsid w:val="00FC6C0B"/>
    <w:rsid w:val="00FC7397"/>
    <w:rsid w:val="00FD005E"/>
    <w:rsid w:val="00FD009F"/>
    <w:rsid w:val="00FD07C9"/>
    <w:rsid w:val="00FD0F6C"/>
    <w:rsid w:val="00FD1056"/>
    <w:rsid w:val="00FD1854"/>
    <w:rsid w:val="00FD1B74"/>
    <w:rsid w:val="00FD214A"/>
    <w:rsid w:val="00FD242E"/>
    <w:rsid w:val="00FD2484"/>
    <w:rsid w:val="00FD2942"/>
    <w:rsid w:val="00FD2B1D"/>
    <w:rsid w:val="00FD2F8E"/>
    <w:rsid w:val="00FD32E8"/>
    <w:rsid w:val="00FD39DA"/>
    <w:rsid w:val="00FD4020"/>
    <w:rsid w:val="00FD4133"/>
    <w:rsid w:val="00FD41A3"/>
    <w:rsid w:val="00FD4A92"/>
    <w:rsid w:val="00FD4E21"/>
    <w:rsid w:val="00FD4FC9"/>
    <w:rsid w:val="00FD53AD"/>
    <w:rsid w:val="00FD6CAC"/>
    <w:rsid w:val="00FD71CF"/>
    <w:rsid w:val="00FD7266"/>
    <w:rsid w:val="00FD7E39"/>
    <w:rsid w:val="00FD7F11"/>
    <w:rsid w:val="00FD7F37"/>
    <w:rsid w:val="00FE00A0"/>
    <w:rsid w:val="00FE0849"/>
    <w:rsid w:val="00FE2116"/>
    <w:rsid w:val="00FE248D"/>
    <w:rsid w:val="00FE26F6"/>
    <w:rsid w:val="00FE2E36"/>
    <w:rsid w:val="00FE30B6"/>
    <w:rsid w:val="00FE31A5"/>
    <w:rsid w:val="00FE408A"/>
    <w:rsid w:val="00FE446A"/>
    <w:rsid w:val="00FE47D8"/>
    <w:rsid w:val="00FE48E2"/>
    <w:rsid w:val="00FE51A1"/>
    <w:rsid w:val="00FE5E91"/>
    <w:rsid w:val="00FE61F8"/>
    <w:rsid w:val="00FE66FF"/>
    <w:rsid w:val="00FE67E8"/>
    <w:rsid w:val="00FE70A2"/>
    <w:rsid w:val="00FE7F38"/>
    <w:rsid w:val="00FF069A"/>
    <w:rsid w:val="00FF0A81"/>
    <w:rsid w:val="00FF32E4"/>
    <w:rsid w:val="00FF37DF"/>
    <w:rsid w:val="00FF39FD"/>
    <w:rsid w:val="00FF3B82"/>
    <w:rsid w:val="00FF40F7"/>
    <w:rsid w:val="00FF42C0"/>
    <w:rsid w:val="00FF4642"/>
    <w:rsid w:val="00FF4A4F"/>
    <w:rsid w:val="00FF5205"/>
    <w:rsid w:val="00FF5B3D"/>
    <w:rsid w:val="00FF65B6"/>
    <w:rsid w:val="00FF6838"/>
    <w:rsid w:val="00FF71ED"/>
    <w:rsid w:val="00FF7789"/>
    <w:rsid w:val="00FF77AF"/>
    <w:rsid w:val="00FF7EF8"/>
    <w:rsid w:val="011A3F73"/>
    <w:rsid w:val="011F0D4C"/>
    <w:rsid w:val="012C2AD7"/>
    <w:rsid w:val="01462C34"/>
    <w:rsid w:val="014A68A7"/>
    <w:rsid w:val="01601BB7"/>
    <w:rsid w:val="016B6F82"/>
    <w:rsid w:val="01870892"/>
    <w:rsid w:val="018A6504"/>
    <w:rsid w:val="0191418A"/>
    <w:rsid w:val="01AF1D50"/>
    <w:rsid w:val="01C73635"/>
    <w:rsid w:val="01FF7DC2"/>
    <w:rsid w:val="02174C4D"/>
    <w:rsid w:val="0220332F"/>
    <w:rsid w:val="02277EDC"/>
    <w:rsid w:val="02295B80"/>
    <w:rsid w:val="02296D23"/>
    <w:rsid w:val="0230659F"/>
    <w:rsid w:val="028A36CF"/>
    <w:rsid w:val="02C54061"/>
    <w:rsid w:val="02CB12DE"/>
    <w:rsid w:val="02D009D5"/>
    <w:rsid w:val="02EC73F4"/>
    <w:rsid w:val="02FC107D"/>
    <w:rsid w:val="02FE649F"/>
    <w:rsid w:val="031B19C3"/>
    <w:rsid w:val="03261300"/>
    <w:rsid w:val="0337411D"/>
    <w:rsid w:val="03422F4F"/>
    <w:rsid w:val="034534D6"/>
    <w:rsid w:val="035D44AE"/>
    <w:rsid w:val="03601A4C"/>
    <w:rsid w:val="0367662F"/>
    <w:rsid w:val="037E1044"/>
    <w:rsid w:val="03865BD3"/>
    <w:rsid w:val="038C3C06"/>
    <w:rsid w:val="039570CF"/>
    <w:rsid w:val="039952F2"/>
    <w:rsid w:val="039E461E"/>
    <w:rsid w:val="03AB4FF7"/>
    <w:rsid w:val="03C72733"/>
    <w:rsid w:val="040378C9"/>
    <w:rsid w:val="0409321A"/>
    <w:rsid w:val="04214E8F"/>
    <w:rsid w:val="04713C62"/>
    <w:rsid w:val="04724CE7"/>
    <w:rsid w:val="04780A37"/>
    <w:rsid w:val="048E027B"/>
    <w:rsid w:val="04985C7C"/>
    <w:rsid w:val="04AA3D57"/>
    <w:rsid w:val="04C13E6D"/>
    <w:rsid w:val="04E170EF"/>
    <w:rsid w:val="04F90729"/>
    <w:rsid w:val="04FF62CC"/>
    <w:rsid w:val="05000E67"/>
    <w:rsid w:val="050420BF"/>
    <w:rsid w:val="051879A1"/>
    <w:rsid w:val="054528CE"/>
    <w:rsid w:val="05560BFE"/>
    <w:rsid w:val="05717FFF"/>
    <w:rsid w:val="05790ECA"/>
    <w:rsid w:val="057D7EB9"/>
    <w:rsid w:val="058C5254"/>
    <w:rsid w:val="05901205"/>
    <w:rsid w:val="0595073A"/>
    <w:rsid w:val="059E635A"/>
    <w:rsid w:val="05A81ADD"/>
    <w:rsid w:val="05BC7E66"/>
    <w:rsid w:val="05C73022"/>
    <w:rsid w:val="05D55CE4"/>
    <w:rsid w:val="05D74296"/>
    <w:rsid w:val="05DF617D"/>
    <w:rsid w:val="05ED2C60"/>
    <w:rsid w:val="05FC3482"/>
    <w:rsid w:val="060C52B2"/>
    <w:rsid w:val="060E6E59"/>
    <w:rsid w:val="061C37EF"/>
    <w:rsid w:val="061F4127"/>
    <w:rsid w:val="06213C9A"/>
    <w:rsid w:val="062F4830"/>
    <w:rsid w:val="06510056"/>
    <w:rsid w:val="0662650A"/>
    <w:rsid w:val="06B1772A"/>
    <w:rsid w:val="06B6335D"/>
    <w:rsid w:val="06F76128"/>
    <w:rsid w:val="070340CF"/>
    <w:rsid w:val="07143838"/>
    <w:rsid w:val="073D67C1"/>
    <w:rsid w:val="07616B12"/>
    <w:rsid w:val="07654BC1"/>
    <w:rsid w:val="077B2E49"/>
    <w:rsid w:val="07856C1A"/>
    <w:rsid w:val="078760E4"/>
    <w:rsid w:val="07A2708C"/>
    <w:rsid w:val="07A30DD4"/>
    <w:rsid w:val="07B7191B"/>
    <w:rsid w:val="07BD2BAE"/>
    <w:rsid w:val="07D20D8D"/>
    <w:rsid w:val="07E7334E"/>
    <w:rsid w:val="07E76248"/>
    <w:rsid w:val="07E94214"/>
    <w:rsid w:val="080F02C7"/>
    <w:rsid w:val="081B7A12"/>
    <w:rsid w:val="085526FD"/>
    <w:rsid w:val="08602EDA"/>
    <w:rsid w:val="08737558"/>
    <w:rsid w:val="08AE508C"/>
    <w:rsid w:val="08BA0574"/>
    <w:rsid w:val="08BD7CED"/>
    <w:rsid w:val="08C11C59"/>
    <w:rsid w:val="08CD2104"/>
    <w:rsid w:val="08DB4B60"/>
    <w:rsid w:val="08E60C24"/>
    <w:rsid w:val="08EB67BB"/>
    <w:rsid w:val="08ED5EF9"/>
    <w:rsid w:val="08F37D18"/>
    <w:rsid w:val="090B3EE9"/>
    <w:rsid w:val="0914706C"/>
    <w:rsid w:val="09154C03"/>
    <w:rsid w:val="09220911"/>
    <w:rsid w:val="094B4A22"/>
    <w:rsid w:val="095B6ECC"/>
    <w:rsid w:val="0964569C"/>
    <w:rsid w:val="09694996"/>
    <w:rsid w:val="096D1DF6"/>
    <w:rsid w:val="098C60E6"/>
    <w:rsid w:val="098E79B6"/>
    <w:rsid w:val="098E7FB8"/>
    <w:rsid w:val="098F67DC"/>
    <w:rsid w:val="099445CE"/>
    <w:rsid w:val="09C6005B"/>
    <w:rsid w:val="09D34836"/>
    <w:rsid w:val="09FE09B9"/>
    <w:rsid w:val="0A026534"/>
    <w:rsid w:val="0A126A9D"/>
    <w:rsid w:val="0A3B20BB"/>
    <w:rsid w:val="0A417167"/>
    <w:rsid w:val="0A574BE9"/>
    <w:rsid w:val="0A672514"/>
    <w:rsid w:val="0A677437"/>
    <w:rsid w:val="0A7471E1"/>
    <w:rsid w:val="0A7A4D8F"/>
    <w:rsid w:val="0A913A4D"/>
    <w:rsid w:val="0ABF1445"/>
    <w:rsid w:val="0AC33014"/>
    <w:rsid w:val="0AC72973"/>
    <w:rsid w:val="0ACB334C"/>
    <w:rsid w:val="0AE23A0C"/>
    <w:rsid w:val="0B04770F"/>
    <w:rsid w:val="0B1F6730"/>
    <w:rsid w:val="0B491894"/>
    <w:rsid w:val="0B4A5648"/>
    <w:rsid w:val="0B7766AE"/>
    <w:rsid w:val="0B7F36AB"/>
    <w:rsid w:val="0B8D1109"/>
    <w:rsid w:val="0BA806CC"/>
    <w:rsid w:val="0BAC25F9"/>
    <w:rsid w:val="0BB13C3A"/>
    <w:rsid w:val="0BDE5556"/>
    <w:rsid w:val="0BE218BE"/>
    <w:rsid w:val="0BF72242"/>
    <w:rsid w:val="0BFF32E9"/>
    <w:rsid w:val="0C091A5C"/>
    <w:rsid w:val="0C1B37B7"/>
    <w:rsid w:val="0C234BF1"/>
    <w:rsid w:val="0C295A78"/>
    <w:rsid w:val="0C3113D1"/>
    <w:rsid w:val="0C3A1619"/>
    <w:rsid w:val="0C63241D"/>
    <w:rsid w:val="0C7812F0"/>
    <w:rsid w:val="0C7F69D9"/>
    <w:rsid w:val="0C9E164D"/>
    <w:rsid w:val="0C9F2785"/>
    <w:rsid w:val="0CA867E7"/>
    <w:rsid w:val="0CC47B15"/>
    <w:rsid w:val="0CC47B48"/>
    <w:rsid w:val="0CE20966"/>
    <w:rsid w:val="0CF97A91"/>
    <w:rsid w:val="0D1B50F6"/>
    <w:rsid w:val="0D257236"/>
    <w:rsid w:val="0D337C35"/>
    <w:rsid w:val="0D722E38"/>
    <w:rsid w:val="0D740222"/>
    <w:rsid w:val="0D840587"/>
    <w:rsid w:val="0D8454DA"/>
    <w:rsid w:val="0D852A48"/>
    <w:rsid w:val="0D981151"/>
    <w:rsid w:val="0DC21ABD"/>
    <w:rsid w:val="0DF21388"/>
    <w:rsid w:val="0E083387"/>
    <w:rsid w:val="0E161621"/>
    <w:rsid w:val="0E1C4782"/>
    <w:rsid w:val="0E1F39FC"/>
    <w:rsid w:val="0E3B65D6"/>
    <w:rsid w:val="0E407754"/>
    <w:rsid w:val="0E4F5D7E"/>
    <w:rsid w:val="0E524760"/>
    <w:rsid w:val="0E6C4923"/>
    <w:rsid w:val="0E900F02"/>
    <w:rsid w:val="0E9506D8"/>
    <w:rsid w:val="0E961960"/>
    <w:rsid w:val="0EA22481"/>
    <w:rsid w:val="0EAE1192"/>
    <w:rsid w:val="0EBC3B91"/>
    <w:rsid w:val="0ECB4413"/>
    <w:rsid w:val="0EE63876"/>
    <w:rsid w:val="0EEF1FE9"/>
    <w:rsid w:val="0F056382"/>
    <w:rsid w:val="0F2D08AD"/>
    <w:rsid w:val="0F406A8A"/>
    <w:rsid w:val="0F577014"/>
    <w:rsid w:val="0F5A3208"/>
    <w:rsid w:val="0F8701E4"/>
    <w:rsid w:val="0F8A7CAB"/>
    <w:rsid w:val="0F8C2D10"/>
    <w:rsid w:val="0FAF297B"/>
    <w:rsid w:val="0FCA2F4B"/>
    <w:rsid w:val="0FD57139"/>
    <w:rsid w:val="0FDA653A"/>
    <w:rsid w:val="0FDB7A45"/>
    <w:rsid w:val="1006499E"/>
    <w:rsid w:val="101235FF"/>
    <w:rsid w:val="102619D2"/>
    <w:rsid w:val="104B42AE"/>
    <w:rsid w:val="10545560"/>
    <w:rsid w:val="105C4339"/>
    <w:rsid w:val="1069373A"/>
    <w:rsid w:val="10766149"/>
    <w:rsid w:val="1077791E"/>
    <w:rsid w:val="107A04D7"/>
    <w:rsid w:val="10B87041"/>
    <w:rsid w:val="10F30EE3"/>
    <w:rsid w:val="11017AB5"/>
    <w:rsid w:val="110A4358"/>
    <w:rsid w:val="118109A3"/>
    <w:rsid w:val="11841AEB"/>
    <w:rsid w:val="119255E5"/>
    <w:rsid w:val="11B66035"/>
    <w:rsid w:val="11DD46C5"/>
    <w:rsid w:val="11E00933"/>
    <w:rsid w:val="11E4217D"/>
    <w:rsid w:val="11E64D09"/>
    <w:rsid w:val="12014B78"/>
    <w:rsid w:val="1210345C"/>
    <w:rsid w:val="121334BA"/>
    <w:rsid w:val="123A4941"/>
    <w:rsid w:val="123B1E79"/>
    <w:rsid w:val="12461714"/>
    <w:rsid w:val="12765B05"/>
    <w:rsid w:val="12781F65"/>
    <w:rsid w:val="12911C05"/>
    <w:rsid w:val="12913BEA"/>
    <w:rsid w:val="12996C0C"/>
    <w:rsid w:val="12A02CF7"/>
    <w:rsid w:val="12B7055B"/>
    <w:rsid w:val="12C4073E"/>
    <w:rsid w:val="12D438AC"/>
    <w:rsid w:val="12D66F00"/>
    <w:rsid w:val="12DA41D0"/>
    <w:rsid w:val="12FD4311"/>
    <w:rsid w:val="130052F8"/>
    <w:rsid w:val="13141D9D"/>
    <w:rsid w:val="131D5924"/>
    <w:rsid w:val="131E7D60"/>
    <w:rsid w:val="13300330"/>
    <w:rsid w:val="1340616B"/>
    <w:rsid w:val="134538E6"/>
    <w:rsid w:val="13466177"/>
    <w:rsid w:val="13683D7A"/>
    <w:rsid w:val="136F77C2"/>
    <w:rsid w:val="13737ACF"/>
    <w:rsid w:val="13796025"/>
    <w:rsid w:val="137A79C8"/>
    <w:rsid w:val="139F10B5"/>
    <w:rsid w:val="13AC6E29"/>
    <w:rsid w:val="13D1167F"/>
    <w:rsid w:val="13D632AE"/>
    <w:rsid w:val="13E24C98"/>
    <w:rsid w:val="13E50943"/>
    <w:rsid w:val="13F72DBC"/>
    <w:rsid w:val="14001B28"/>
    <w:rsid w:val="140133F6"/>
    <w:rsid w:val="14065237"/>
    <w:rsid w:val="14132536"/>
    <w:rsid w:val="142F0140"/>
    <w:rsid w:val="144B6F21"/>
    <w:rsid w:val="146C6CFB"/>
    <w:rsid w:val="147461FC"/>
    <w:rsid w:val="14944FBC"/>
    <w:rsid w:val="149B646A"/>
    <w:rsid w:val="14BA2C3C"/>
    <w:rsid w:val="154825AE"/>
    <w:rsid w:val="156928A4"/>
    <w:rsid w:val="15975AF9"/>
    <w:rsid w:val="15B3183F"/>
    <w:rsid w:val="15B53AAE"/>
    <w:rsid w:val="15DA06BC"/>
    <w:rsid w:val="15ED164E"/>
    <w:rsid w:val="15FB4873"/>
    <w:rsid w:val="160E1107"/>
    <w:rsid w:val="163B7A3F"/>
    <w:rsid w:val="16490A7A"/>
    <w:rsid w:val="166130A9"/>
    <w:rsid w:val="1667600B"/>
    <w:rsid w:val="16777BD0"/>
    <w:rsid w:val="16831A32"/>
    <w:rsid w:val="168B14B4"/>
    <w:rsid w:val="168B1D5C"/>
    <w:rsid w:val="16954CBA"/>
    <w:rsid w:val="16A33993"/>
    <w:rsid w:val="16A83C7E"/>
    <w:rsid w:val="16B027C7"/>
    <w:rsid w:val="16CA400C"/>
    <w:rsid w:val="16E06D25"/>
    <w:rsid w:val="16EF7C0E"/>
    <w:rsid w:val="16F14FEC"/>
    <w:rsid w:val="16FE7856"/>
    <w:rsid w:val="17011D47"/>
    <w:rsid w:val="17201279"/>
    <w:rsid w:val="173F3F69"/>
    <w:rsid w:val="174F33B7"/>
    <w:rsid w:val="17592B3B"/>
    <w:rsid w:val="176E480B"/>
    <w:rsid w:val="177F375B"/>
    <w:rsid w:val="1784242D"/>
    <w:rsid w:val="178D6B2B"/>
    <w:rsid w:val="17A017B3"/>
    <w:rsid w:val="17D46176"/>
    <w:rsid w:val="17DE1DC9"/>
    <w:rsid w:val="17F85256"/>
    <w:rsid w:val="18101BF3"/>
    <w:rsid w:val="184831B1"/>
    <w:rsid w:val="1849109F"/>
    <w:rsid w:val="184D6190"/>
    <w:rsid w:val="188B5D1D"/>
    <w:rsid w:val="18B27B56"/>
    <w:rsid w:val="18B53718"/>
    <w:rsid w:val="18B641A5"/>
    <w:rsid w:val="18BA1DB7"/>
    <w:rsid w:val="18BC24F6"/>
    <w:rsid w:val="18C05199"/>
    <w:rsid w:val="18D75E05"/>
    <w:rsid w:val="18D8307C"/>
    <w:rsid w:val="18E06B12"/>
    <w:rsid w:val="18EF3155"/>
    <w:rsid w:val="18F96D4E"/>
    <w:rsid w:val="193071AE"/>
    <w:rsid w:val="19334105"/>
    <w:rsid w:val="19372D51"/>
    <w:rsid w:val="19643659"/>
    <w:rsid w:val="196A38AF"/>
    <w:rsid w:val="197D2C2E"/>
    <w:rsid w:val="1990484C"/>
    <w:rsid w:val="199610A2"/>
    <w:rsid w:val="1998195B"/>
    <w:rsid w:val="19BE4238"/>
    <w:rsid w:val="19CF26B2"/>
    <w:rsid w:val="19D63E99"/>
    <w:rsid w:val="1A1456DB"/>
    <w:rsid w:val="1A24016E"/>
    <w:rsid w:val="1A3675EC"/>
    <w:rsid w:val="1A3913DC"/>
    <w:rsid w:val="1A4D344E"/>
    <w:rsid w:val="1A5233B2"/>
    <w:rsid w:val="1A5D79D9"/>
    <w:rsid w:val="1A695B6F"/>
    <w:rsid w:val="1A750021"/>
    <w:rsid w:val="1A9200CA"/>
    <w:rsid w:val="1AC819A3"/>
    <w:rsid w:val="1ACB4B1F"/>
    <w:rsid w:val="1AEC3F06"/>
    <w:rsid w:val="1AF64AB8"/>
    <w:rsid w:val="1B0265B2"/>
    <w:rsid w:val="1B087D6A"/>
    <w:rsid w:val="1B0E521E"/>
    <w:rsid w:val="1B2205F3"/>
    <w:rsid w:val="1B287E64"/>
    <w:rsid w:val="1B353EEA"/>
    <w:rsid w:val="1B3C2883"/>
    <w:rsid w:val="1B497410"/>
    <w:rsid w:val="1B4B2C69"/>
    <w:rsid w:val="1B5D3CD5"/>
    <w:rsid w:val="1B6166FC"/>
    <w:rsid w:val="1B9E4EA5"/>
    <w:rsid w:val="1BBC55F5"/>
    <w:rsid w:val="1BC320E5"/>
    <w:rsid w:val="1BEA48CE"/>
    <w:rsid w:val="1BEE55D7"/>
    <w:rsid w:val="1C5F29FA"/>
    <w:rsid w:val="1C6A2940"/>
    <w:rsid w:val="1C6C7E43"/>
    <w:rsid w:val="1C7242A0"/>
    <w:rsid w:val="1C8C038E"/>
    <w:rsid w:val="1C8C3E9A"/>
    <w:rsid w:val="1C9207F3"/>
    <w:rsid w:val="1CCE72BC"/>
    <w:rsid w:val="1CD753FA"/>
    <w:rsid w:val="1CE7025D"/>
    <w:rsid w:val="1CE77A77"/>
    <w:rsid w:val="1D0073CD"/>
    <w:rsid w:val="1D02151C"/>
    <w:rsid w:val="1D0A6C20"/>
    <w:rsid w:val="1D2A0F8C"/>
    <w:rsid w:val="1D2B1B94"/>
    <w:rsid w:val="1D3B121C"/>
    <w:rsid w:val="1D4D1D5E"/>
    <w:rsid w:val="1D685A5B"/>
    <w:rsid w:val="1D727978"/>
    <w:rsid w:val="1D7B165B"/>
    <w:rsid w:val="1D845DCE"/>
    <w:rsid w:val="1D8D7D54"/>
    <w:rsid w:val="1D956412"/>
    <w:rsid w:val="1DB5794F"/>
    <w:rsid w:val="1DBA2B54"/>
    <w:rsid w:val="1DDE6AB7"/>
    <w:rsid w:val="1DEB6A2F"/>
    <w:rsid w:val="1E21308C"/>
    <w:rsid w:val="1E266CE3"/>
    <w:rsid w:val="1E276A69"/>
    <w:rsid w:val="1E3867FC"/>
    <w:rsid w:val="1E506FFE"/>
    <w:rsid w:val="1E525BE6"/>
    <w:rsid w:val="1E6918B6"/>
    <w:rsid w:val="1E6D63F8"/>
    <w:rsid w:val="1E734CFC"/>
    <w:rsid w:val="1E753B44"/>
    <w:rsid w:val="1E790383"/>
    <w:rsid w:val="1E7B3384"/>
    <w:rsid w:val="1EA834AE"/>
    <w:rsid w:val="1EAB4C95"/>
    <w:rsid w:val="1EB2789B"/>
    <w:rsid w:val="1ED66F1F"/>
    <w:rsid w:val="1ED72E48"/>
    <w:rsid w:val="1EDB5A3F"/>
    <w:rsid w:val="1F062482"/>
    <w:rsid w:val="1F0C5B77"/>
    <w:rsid w:val="1F265D9A"/>
    <w:rsid w:val="1F2A0C93"/>
    <w:rsid w:val="1F4838FD"/>
    <w:rsid w:val="1F4F4445"/>
    <w:rsid w:val="1F5F1BBE"/>
    <w:rsid w:val="1F9326F7"/>
    <w:rsid w:val="1F9341E5"/>
    <w:rsid w:val="1F9C595B"/>
    <w:rsid w:val="1F9D458B"/>
    <w:rsid w:val="1FBB4105"/>
    <w:rsid w:val="1FCF77EC"/>
    <w:rsid w:val="1FE42DDD"/>
    <w:rsid w:val="1FEA2F08"/>
    <w:rsid w:val="1FEB0F5E"/>
    <w:rsid w:val="1FEF211C"/>
    <w:rsid w:val="200E52DC"/>
    <w:rsid w:val="20550057"/>
    <w:rsid w:val="2063007A"/>
    <w:rsid w:val="208C50A1"/>
    <w:rsid w:val="208C5631"/>
    <w:rsid w:val="20A53017"/>
    <w:rsid w:val="20AD0996"/>
    <w:rsid w:val="20B71C78"/>
    <w:rsid w:val="20DF4105"/>
    <w:rsid w:val="20E81311"/>
    <w:rsid w:val="20EE3D10"/>
    <w:rsid w:val="20F96D9B"/>
    <w:rsid w:val="211A0F9B"/>
    <w:rsid w:val="213B1331"/>
    <w:rsid w:val="213F1FE1"/>
    <w:rsid w:val="21AB0F28"/>
    <w:rsid w:val="21AD6506"/>
    <w:rsid w:val="21D0660A"/>
    <w:rsid w:val="21D67FB9"/>
    <w:rsid w:val="21D955F3"/>
    <w:rsid w:val="21E42840"/>
    <w:rsid w:val="220D03B5"/>
    <w:rsid w:val="22116147"/>
    <w:rsid w:val="224E36B3"/>
    <w:rsid w:val="225B78D4"/>
    <w:rsid w:val="226E172A"/>
    <w:rsid w:val="22790C6B"/>
    <w:rsid w:val="227F658E"/>
    <w:rsid w:val="22991B38"/>
    <w:rsid w:val="22AC4F1D"/>
    <w:rsid w:val="22AF0B94"/>
    <w:rsid w:val="22B11EA9"/>
    <w:rsid w:val="22CB3233"/>
    <w:rsid w:val="22F24C72"/>
    <w:rsid w:val="23006F83"/>
    <w:rsid w:val="2307298B"/>
    <w:rsid w:val="2317228B"/>
    <w:rsid w:val="232425BD"/>
    <w:rsid w:val="235D2310"/>
    <w:rsid w:val="23756248"/>
    <w:rsid w:val="238B7E88"/>
    <w:rsid w:val="238E4DEF"/>
    <w:rsid w:val="238F7BAF"/>
    <w:rsid w:val="23A41D25"/>
    <w:rsid w:val="23E61365"/>
    <w:rsid w:val="241C0444"/>
    <w:rsid w:val="241C681E"/>
    <w:rsid w:val="241D2B63"/>
    <w:rsid w:val="244F2EED"/>
    <w:rsid w:val="24536854"/>
    <w:rsid w:val="245873E8"/>
    <w:rsid w:val="24682E4B"/>
    <w:rsid w:val="2474641F"/>
    <w:rsid w:val="24832E74"/>
    <w:rsid w:val="24CE457A"/>
    <w:rsid w:val="24E84099"/>
    <w:rsid w:val="24F84089"/>
    <w:rsid w:val="25016496"/>
    <w:rsid w:val="25105BC9"/>
    <w:rsid w:val="25242FF7"/>
    <w:rsid w:val="25263B98"/>
    <w:rsid w:val="25290101"/>
    <w:rsid w:val="252C2D67"/>
    <w:rsid w:val="253752C7"/>
    <w:rsid w:val="253E321C"/>
    <w:rsid w:val="255E5014"/>
    <w:rsid w:val="25861006"/>
    <w:rsid w:val="25862B02"/>
    <w:rsid w:val="25A2401A"/>
    <w:rsid w:val="25C71C45"/>
    <w:rsid w:val="25D96BA7"/>
    <w:rsid w:val="25EC3613"/>
    <w:rsid w:val="25F10491"/>
    <w:rsid w:val="25F3303C"/>
    <w:rsid w:val="26460ABC"/>
    <w:rsid w:val="26697DF7"/>
    <w:rsid w:val="267F45B3"/>
    <w:rsid w:val="269A6946"/>
    <w:rsid w:val="26A2437A"/>
    <w:rsid w:val="26A8408E"/>
    <w:rsid w:val="26AD2A85"/>
    <w:rsid w:val="26B31246"/>
    <w:rsid w:val="26C700A5"/>
    <w:rsid w:val="26C94B9C"/>
    <w:rsid w:val="26CD4E9E"/>
    <w:rsid w:val="26F1597A"/>
    <w:rsid w:val="26FD23F8"/>
    <w:rsid w:val="270317B2"/>
    <w:rsid w:val="27093B10"/>
    <w:rsid w:val="27207E48"/>
    <w:rsid w:val="272950CA"/>
    <w:rsid w:val="272C31ED"/>
    <w:rsid w:val="273050CB"/>
    <w:rsid w:val="274B1626"/>
    <w:rsid w:val="274F62D5"/>
    <w:rsid w:val="275F0CE6"/>
    <w:rsid w:val="277C4E02"/>
    <w:rsid w:val="278F016F"/>
    <w:rsid w:val="27903A54"/>
    <w:rsid w:val="27B045CC"/>
    <w:rsid w:val="27B20D01"/>
    <w:rsid w:val="27EE443B"/>
    <w:rsid w:val="27FE5642"/>
    <w:rsid w:val="283A4C7D"/>
    <w:rsid w:val="28431A5C"/>
    <w:rsid w:val="284E5DB3"/>
    <w:rsid w:val="284F00A0"/>
    <w:rsid w:val="28553D5C"/>
    <w:rsid w:val="285C5312"/>
    <w:rsid w:val="28675D51"/>
    <w:rsid w:val="286C1E62"/>
    <w:rsid w:val="287058FE"/>
    <w:rsid w:val="288B32ED"/>
    <w:rsid w:val="28B16601"/>
    <w:rsid w:val="28BF1350"/>
    <w:rsid w:val="28E3651F"/>
    <w:rsid w:val="28E50686"/>
    <w:rsid w:val="28F8015F"/>
    <w:rsid w:val="28FF6F33"/>
    <w:rsid w:val="290F728D"/>
    <w:rsid w:val="29112251"/>
    <w:rsid w:val="2939698D"/>
    <w:rsid w:val="295929A9"/>
    <w:rsid w:val="296455ED"/>
    <w:rsid w:val="296D5C2F"/>
    <w:rsid w:val="296F3624"/>
    <w:rsid w:val="299A75D0"/>
    <w:rsid w:val="299E2230"/>
    <w:rsid w:val="29B65A29"/>
    <w:rsid w:val="29BA2C5A"/>
    <w:rsid w:val="29DE7A5E"/>
    <w:rsid w:val="29F14260"/>
    <w:rsid w:val="29F9658F"/>
    <w:rsid w:val="2A3467AB"/>
    <w:rsid w:val="2A436F7C"/>
    <w:rsid w:val="2A7A2606"/>
    <w:rsid w:val="2A873DC3"/>
    <w:rsid w:val="2A8B3136"/>
    <w:rsid w:val="2A9E0F7B"/>
    <w:rsid w:val="2AA973DF"/>
    <w:rsid w:val="2AAE00D9"/>
    <w:rsid w:val="2AAE2C4E"/>
    <w:rsid w:val="2AB212B8"/>
    <w:rsid w:val="2ABF083E"/>
    <w:rsid w:val="2ACD07F7"/>
    <w:rsid w:val="2AE27D26"/>
    <w:rsid w:val="2AE800AB"/>
    <w:rsid w:val="2B2E1962"/>
    <w:rsid w:val="2B447D0E"/>
    <w:rsid w:val="2B4B05D4"/>
    <w:rsid w:val="2B694AB8"/>
    <w:rsid w:val="2B717715"/>
    <w:rsid w:val="2BAE074A"/>
    <w:rsid w:val="2BE93834"/>
    <w:rsid w:val="2C103A67"/>
    <w:rsid w:val="2C22028C"/>
    <w:rsid w:val="2C2525D1"/>
    <w:rsid w:val="2C367457"/>
    <w:rsid w:val="2C5730AA"/>
    <w:rsid w:val="2C74576A"/>
    <w:rsid w:val="2C8135D6"/>
    <w:rsid w:val="2CA31CC8"/>
    <w:rsid w:val="2CB01A98"/>
    <w:rsid w:val="2CB845A5"/>
    <w:rsid w:val="2CC5788A"/>
    <w:rsid w:val="2CC6185E"/>
    <w:rsid w:val="2D1845A5"/>
    <w:rsid w:val="2D4F7FBB"/>
    <w:rsid w:val="2D524E31"/>
    <w:rsid w:val="2D566F88"/>
    <w:rsid w:val="2D6F2BBB"/>
    <w:rsid w:val="2DB03FEC"/>
    <w:rsid w:val="2DC9091C"/>
    <w:rsid w:val="2DCA35B4"/>
    <w:rsid w:val="2DD8325E"/>
    <w:rsid w:val="2DE5067B"/>
    <w:rsid w:val="2DEC75AB"/>
    <w:rsid w:val="2DF15122"/>
    <w:rsid w:val="2E0F7B43"/>
    <w:rsid w:val="2E1E473A"/>
    <w:rsid w:val="2E232ECE"/>
    <w:rsid w:val="2E6222D4"/>
    <w:rsid w:val="2E7C6AEC"/>
    <w:rsid w:val="2E936D9A"/>
    <w:rsid w:val="2EAC0808"/>
    <w:rsid w:val="2EE53C1D"/>
    <w:rsid w:val="2F240684"/>
    <w:rsid w:val="2F2D5B6B"/>
    <w:rsid w:val="2F337337"/>
    <w:rsid w:val="2F3C184B"/>
    <w:rsid w:val="2F5461A7"/>
    <w:rsid w:val="2F7E2C36"/>
    <w:rsid w:val="2F811447"/>
    <w:rsid w:val="2F84076F"/>
    <w:rsid w:val="2F9B1BA0"/>
    <w:rsid w:val="2FCE2EA4"/>
    <w:rsid w:val="2FE014DF"/>
    <w:rsid w:val="2FE77D9F"/>
    <w:rsid w:val="2FF054AB"/>
    <w:rsid w:val="2FF2259F"/>
    <w:rsid w:val="2FF73AE3"/>
    <w:rsid w:val="301C7BD8"/>
    <w:rsid w:val="30233421"/>
    <w:rsid w:val="30285388"/>
    <w:rsid w:val="308852EF"/>
    <w:rsid w:val="309319AB"/>
    <w:rsid w:val="30A135D3"/>
    <w:rsid w:val="30BC565D"/>
    <w:rsid w:val="30BF07B1"/>
    <w:rsid w:val="30C2727C"/>
    <w:rsid w:val="30CA04F5"/>
    <w:rsid w:val="30CB1122"/>
    <w:rsid w:val="30D01498"/>
    <w:rsid w:val="30D212D7"/>
    <w:rsid w:val="30E35A97"/>
    <w:rsid w:val="31277A85"/>
    <w:rsid w:val="312C2641"/>
    <w:rsid w:val="312E0640"/>
    <w:rsid w:val="314630A0"/>
    <w:rsid w:val="31476E70"/>
    <w:rsid w:val="315F310B"/>
    <w:rsid w:val="315F3443"/>
    <w:rsid w:val="31771FF9"/>
    <w:rsid w:val="3188642D"/>
    <w:rsid w:val="319C6018"/>
    <w:rsid w:val="31A004B2"/>
    <w:rsid w:val="31BB0883"/>
    <w:rsid w:val="31C87B26"/>
    <w:rsid w:val="31D91D2D"/>
    <w:rsid w:val="31FB46A9"/>
    <w:rsid w:val="322348FF"/>
    <w:rsid w:val="3224773B"/>
    <w:rsid w:val="32360662"/>
    <w:rsid w:val="32513B15"/>
    <w:rsid w:val="32585297"/>
    <w:rsid w:val="32620347"/>
    <w:rsid w:val="32AC7417"/>
    <w:rsid w:val="32AE697C"/>
    <w:rsid w:val="32C906D0"/>
    <w:rsid w:val="32CA0129"/>
    <w:rsid w:val="32D90F98"/>
    <w:rsid w:val="32E23644"/>
    <w:rsid w:val="32F80656"/>
    <w:rsid w:val="3305482F"/>
    <w:rsid w:val="33087993"/>
    <w:rsid w:val="33104D42"/>
    <w:rsid w:val="33105E9D"/>
    <w:rsid w:val="33660B7B"/>
    <w:rsid w:val="33717A78"/>
    <w:rsid w:val="33952ACA"/>
    <w:rsid w:val="33A53C7C"/>
    <w:rsid w:val="33B1439C"/>
    <w:rsid w:val="33DB30CC"/>
    <w:rsid w:val="33DE3B12"/>
    <w:rsid w:val="33DE43EE"/>
    <w:rsid w:val="340506F4"/>
    <w:rsid w:val="340B76EB"/>
    <w:rsid w:val="34125845"/>
    <w:rsid w:val="34154349"/>
    <w:rsid w:val="343F5AE4"/>
    <w:rsid w:val="3447522B"/>
    <w:rsid w:val="346353E3"/>
    <w:rsid w:val="346373FC"/>
    <w:rsid w:val="346A1B0D"/>
    <w:rsid w:val="34777FE6"/>
    <w:rsid w:val="34A207F5"/>
    <w:rsid w:val="34BD219C"/>
    <w:rsid w:val="34D05449"/>
    <w:rsid w:val="34D94A03"/>
    <w:rsid w:val="34E52A8A"/>
    <w:rsid w:val="350120F6"/>
    <w:rsid w:val="354953F6"/>
    <w:rsid w:val="354A7F08"/>
    <w:rsid w:val="35541576"/>
    <w:rsid w:val="35626805"/>
    <w:rsid w:val="359A2703"/>
    <w:rsid w:val="35A44EA6"/>
    <w:rsid w:val="35C6358E"/>
    <w:rsid w:val="35DD57C8"/>
    <w:rsid w:val="35ED2F2A"/>
    <w:rsid w:val="35F82B43"/>
    <w:rsid w:val="36145A40"/>
    <w:rsid w:val="36160CDF"/>
    <w:rsid w:val="36260F59"/>
    <w:rsid w:val="36287E71"/>
    <w:rsid w:val="364B60D4"/>
    <w:rsid w:val="367B1F36"/>
    <w:rsid w:val="367C521E"/>
    <w:rsid w:val="367F7BDF"/>
    <w:rsid w:val="36831D25"/>
    <w:rsid w:val="36954690"/>
    <w:rsid w:val="36A61DF0"/>
    <w:rsid w:val="36A82B6F"/>
    <w:rsid w:val="36C248C1"/>
    <w:rsid w:val="36C262DA"/>
    <w:rsid w:val="36D62553"/>
    <w:rsid w:val="36EA68EB"/>
    <w:rsid w:val="36ED5DE3"/>
    <w:rsid w:val="36FD0773"/>
    <w:rsid w:val="37141CA0"/>
    <w:rsid w:val="373A5B8E"/>
    <w:rsid w:val="37640FBD"/>
    <w:rsid w:val="377B3A23"/>
    <w:rsid w:val="3786735F"/>
    <w:rsid w:val="37B455C3"/>
    <w:rsid w:val="37C37C0E"/>
    <w:rsid w:val="37F042E9"/>
    <w:rsid w:val="38075E83"/>
    <w:rsid w:val="380F2F7B"/>
    <w:rsid w:val="38181A30"/>
    <w:rsid w:val="38200D6A"/>
    <w:rsid w:val="38366654"/>
    <w:rsid w:val="38381A78"/>
    <w:rsid w:val="38420090"/>
    <w:rsid w:val="385161D3"/>
    <w:rsid w:val="38716685"/>
    <w:rsid w:val="38742A82"/>
    <w:rsid w:val="38852697"/>
    <w:rsid w:val="388E2E79"/>
    <w:rsid w:val="389C4DC6"/>
    <w:rsid w:val="38A82FB5"/>
    <w:rsid w:val="38AE3181"/>
    <w:rsid w:val="38C7286A"/>
    <w:rsid w:val="38CE469B"/>
    <w:rsid w:val="38E016E4"/>
    <w:rsid w:val="38E46913"/>
    <w:rsid w:val="38F26921"/>
    <w:rsid w:val="38F346CE"/>
    <w:rsid w:val="39171B80"/>
    <w:rsid w:val="39200DE9"/>
    <w:rsid w:val="392728D6"/>
    <w:rsid w:val="393A49DA"/>
    <w:rsid w:val="39401A50"/>
    <w:rsid w:val="395160D2"/>
    <w:rsid w:val="39675E8B"/>
    <w:rsid w:val="39770C43"/>
    <w:rsid w:val="397905F5"/>
    <w:rsid w:val="397F2E73"/>
    <w:rsid w:val="39806626"/>
    <w:rsid w:val="398521C4"/>
    <w:rsid w:val="399348A0"/>
    <w:rsid w:val="39974909"/>
    <w:rsid w:val="399F0EB8"/>
    <w:rsid w:val="39A158E7"/>
    <w:rsid w:val="39B63190"/>
    <w:rsid w:val="39E203CE"/>
    <w:rsid w:val="39ED2020"/>
    <w:rsid w:val="39F10FAB"/>
    <w:rsid w:val="39FE6360"/>
    <w:rsid w:val="3A02599F"/>
    <w:rsid w:val="3A123572"/>
    <w:rsid w:val="3A181753"/>
    <w:rsid w:val="3A430A01"/>
    <w:rsid w:val="3A464276"/>
    <w:rsid w:val="3A6A70CD"/>
    <w:rsid w:val="3A6D0F02"/>
    <w:rsid w:val="3A884E24"/>
    <w:rsid w:val="3A93270B"/>
    <w:rsid w:val="3A9B6FB1"/>
    <w:rsid w:val="3AA80F71"/>
    <w:rsid w:val="3ACE4CBB"/>
    <w:rsid w:val="3ACF0F32"/>
    <w:rsid w:val="3AD35347"/>
    <w:rsid w:val="3AF047A3"/>
    <w:rsid w:val="3AF243E4"/>
    <w:rsid w:val="3B125B55"/>
    <w:rsid w:val="3B2F5870"/>
    <w:rsid w:val="3B380981"/>
    <w:rsid w:val="3B5F1E1A"/>
    <w:rsid w:val="3B600330"/>
    <w:rsid w:val="3B902825"/>
    <w:rsid w:val="3BB80E2A"/>
    <w:rsid w:val="3BD50A4C"/>
    <w:rsid w:val="3BFD6515"/>
    <w:rsid w:val="3C335397"/>
    <w:rsid w:val="3C4259B5"/>
    <w:rsid w:val="3C63562B"/>
    <w:rsid w:val="3C6916AE"/>
    <w:rsid w:val="3C785EF0"/>
    <w:rsid w:val="3C7A5110"/>
    <w:rsid w:val="3C9A08DE"/>
    <w:rsid w:val="3C9B529A"/>
    <w:rsid w:val="3C9D6153"/>
    <w:rsid w:val="3CC67B9D"/>
    <w:rsid w:val="3CCA25BE"/>
    <w:rsid w:val="3CD1021B"/>
    <w:rsid w:val="3CDB659D"/>
    <w:rsid w:val="3CDC1191"/>
    <w:rsid w:val="3CE548DF"/>
    <w:rsid w:val="3CF55766"/>
    <w:rsid w:val="3CFE1105"/>
    <w:rsid w:val="3D071D65"/>
    <w:rsid w:val="3D0852FD"/>
    <w:rsid w:val="3D0D4B50"/>
    <w:rsid w:val="3D100204"/>
    <w:rsid w:val="3D1D4D22"/>
    <w:rsid w:val="3D325861"/>
    <w:rsid w:val="3D4120E8"/>
    <w:rsid w:val="3D593FC7"/>
    <w:rsid w:val="3D8B0F3F"/>
    <w:rsid w:val="3D8C0415"/>
    <w:rsid w:val="3DB05B3B"/>
    <w:rsid w:val="3DB52738"/>
    <w:rsid w:val="3DC818F6"/>
    <w:rsid w:val="3DD47913"/>
    <w:rsid w:val="3E040095"/>
    <w:rsid w:val="3E042005"/>
    <w:rsid w:val="3E2C3389"/>
    <w:rsid w:val="3E3A23BB"/>
    <w:rsid w:val="3E4B12C7"/>
    <w:rsid w:val="3E4B2129"/>
    <w:rsid w:val="3E5977A3"/>
    <w:rsid w:val="3E6128E6"/>
    <w:rsid w:val="3E72475F"/>
    <w:rsid w:val="3E9223B0"/>
    <w:rsid w:val="3E9F114C"/>
    <w:rsid w:val="3EAE3CBB"/>
    <w:rsid w:val="3ECC1ACF"/>
    <w:rsid w:val="3ED014E7"/>
    <w:rsid w:val="3EE11C79"/>
    <w:rsid w:val="3F001A51"/>
    <w:rsid w:val="3F013666"/>
    <w:rsid w:val="3F0C023C"/>
    <w:rsid w:val="3F15491F"/>
    <w:rsid w:val="3F173F11"/>
    <w:rsid w:val="3F1D08B6"/>
    <w:rsid w:val="3F2C72D8"/>
    <w:rsid w:val="3F3349EB"/>
    <w:rsid w:val="3F380A90"/>
    <w:rsid w:val="3F381D8C"/>
    <w:rsid w:val="3F3820E2"/>
    <w:rsid w:val="3F40747F"/>
    <w:rsid w:val="3F461983"/>
    <w:rsid w:val="3FC379D3"/>
    <w:rsid w:val="400D3CFF"/>
    <w:rsid w:val="40203954"/>
    <w:rsid w:val="40405FDF"/>
    <w:rsid w:val="40451123"/>
    <w:rsid w:val="40713618"/>
    <w:rsid w:val="407E474A"/>
    <w:rsid w:val="407F7C60"/>
    <w:rsid w:val="4081378E"/>
    <w:rsid w:val="40945CC3"/>
    <w:rsid w:val="40961347"/>
    <w:rsid w:val="40A64478"/>
    <w:rsid w:val="40B53054"/>
    <w:rsid w:val="40C76451"/>
    <w:rsid w:val="40C83DF5"/>
    <w:rsid w:val="40CF08A4"/>
    <w:rsid w:val="40DA53A3"/>
    <w:rsid w:val="40E10F81"/>
    <w:rsid w:val="40E303AC"/>
    <w:rsid w:val="4116651C"/>
    <w:rsid w:val="41246B1C"/>
    <w:rsid w:val="413E52DA"/>
    <w:rsid w:val="415B0D0D"/>
    <w:rsid w:val="41787C03"/>
    <w:rsid w:val="418D0A36"/>
    <w:rsid w:val="41A029AD"/>
    <w:rsid w:val="41A76C45"/>
    <w:rsid w:val="41B234B7"/>
    <w:rsid w:val="41BE4DDC"/>
    <w:rsid w:val="41D76161"/>
    <w:rsid w:val="41E9193A"/>
    <w:rsid w:val="41EE717B"/>
    <w:rsid w:val="421A4785"/>
    <w:rsid w:val="421C7885"/>
    <w:rsid w:val="42356C5F"/>
    <w:rsid w:val="42422ABD"/>
    <w:rsid w:val="42460338"/>
    <w:rsid w:val="425249FF"/>
    <w:rsid w:val="426841DB"/>
    <w:rsid w:val="42982FB6"/>
    <w:rsid w:val="42BC39A9"/>
    <w:rsid w:val="42BD5ECB"/>
    <w:rsid w:val="42C010AA"/>
    <w:rsid w:val="430E4844"/>
    <w:rsid w:val="43466767"/>
    <w:rsid w:val="4363755A"/>
    <w:rsid w:val="436F0ADD"/>
    <w:rsid w:val="438C59B5"/>
    <w:rsid w:val="438D39D0"/>
    <w:rsid w:val="43A20859"/>
    <w:rsid w:val="43AA36A7"/>
    <w:rsid w:val="43B213F4"/>
    <w:rsid w:val="43DE1C36"/>
    <w:rsid w:val="44027540"/>
    <w:rsid w:val="44251D91"/>
    <w:rsid w:val="44472007"/>
    <w:rsid w:val="447A7C10"/>
    <w:rsid w:val="447E2AC2"/>
    <w:rsid w:val="448304C3"/>
    <w:rsid w:val="44916714"/>
    <w:rsid w:val="44A2529F"/>
    <w:rsid w:val="44B7044C"/>
    <w:rsid w:val="44D11059"/>
    <w:rsid w:val="44EB2DA9"/>
    <w:rsid w:val="44F465B4"/>
    <w:rsid w:val="45010A8F"/>
    <w:rsid w:val="450501DB"/>
    <w:rsid w:val="4517694F"/>
    <w:rsid w:val="45275A11"/>
    <w:rsid w:val="452D4B8F"/>
    <w:rsid w:val="45372EAD"/>
    <w:rsid w:val="45425548"/>
    <w:rsid w:val="45436196"/>
    <w:rsid w:val="455D352D"/>
    <w:rsid w:val="45D84302"/>
    <w:rsid w:val="45E90B65"/>
    <w:rsid w:val="45EA3734"/>
    <w:rsid w:val="45EC268A"/>
    <w:rsid w:val="45EC5AA2"/>
    <w:rsid w:val="45F22C04"/>
    <w:rsid w:val="4609105D"/>
    <w:rsid w:val="461024A0"/>
    <w:rsid w:val="461A2D8B"/>
    <w:rsid w:val="4621736D"/>
    <w:rsid w:val="462416C5"/>
    <w:rsid w:val="463D0A45"/>
    <w:rsid w:val="463E4DD5"/>
    <w:rsid w:val="465E78B9"/>
    <w:rsid w:val="46613D70"/>
    <w:rsid w:val="46660785"/>
    <w:rsid w:val="466B762D"/>
    <w:rsid w:val="467032E1"/>
    <w:rsid w:val="46C50215"/>
    <w:rsid w:val="46D14F2C"/>
    <w:rsid w:val="46F54368"/>
    <w:rsid w:val="46FF0B6A"/>
    <w:rsid w:val="470E58A9"/>
    <w:rsid w:val="471F6990"/>
    <w:rsid w:val="476B595E"/>
    <w:rsid w:val="476D34E5"/>
    <w:rsid w:val="477153C1"/>
    <w:rsid w:val="478C60BE"/>
    <w:rsid w:val="47974E9F"/>
    <w:rsid w:val="47FE1638"/>
    <w:rsid w:val="48124B68"/>
    <w:rsid w:val="481B5841"/>
    <w:rsid w:val="48233770"/>
    <w:rsid w:val="48294C65"/>
    <w:rsid w:val="482C4525"/>
    <w:rsid w:val="48515ACB"/>
    <w:rsid w:val="485F3049"/>
    <w:rsid w:val="48666E67"/>
    <w:rsid w:val="487E4384"/>
    <w:rsid w:val="488C5189"/>
    <w:rsid w:val="48DE67AA"/>
    <w:rsid w:val="48DF6CF3"/>
    <w:rsid w:val="48F10527"/>
    <w:rsid w:val="48F32A23"/>
    <w:rsid w:val="49075337"/>
    <w:rsid w:val="491936DC"/>
    <w:rsid w:val="49410261"/>
    <w:rsid w:val="49460B50"/>
    <w:rsid w:val="494C6FBE"/>
    <w:rsid w:val="495A0FEA"/>
    <w:rsid w:val="497363DF"/>
    <w:rsid w:val="49781425"/>
    <w:rsid w:val="498B1D67"/>
    <w:rsid w:val="4999418E"/>
    <w:rsid w:val="499F6C22"/>
    <w:rsid w:val="49A75051"/>
    <w:rsid w:val="49B6752C"/>
    <w:rsid w:val="49B7188C"/>
    <w:rsid w:val="49CB181E"/>
    <w:rsid w:val="49D441E9"/>
    <w:rsid w:val="49D92F1B"/>
    <w:rsid w:val="49DD68AB"/>
    <w:rsid w:val="4A1A2B44"/>
    <w:rsid w:val="4A205ACF"/>
    <w:rsid w:val="4A452A54"/>
    <w:rsid w:val="4A6045FE"/>
    <w:rsid w:val="4A726171"/>
    <w:rsid w:val="4A905FC5"/>
    <w:rsid w:val="4A930208"/>
    <w:rsid w:val="4AC9366F"/>
    <w:rsid w:val="4ACE17F8"/>
    <w:rsid w:val="4AD12B6B"/>
    <w:rsid w:val="4AF01A75"/>
    <w:rsid w:val="4B084B96"/>
    <w:rsid w:val="4B0E3396"/>
    <w:rsid w:val="4B0E40C1"/>
    <w:rsid w:val="4B137AAA"/>
    <w:rsid w:val="4B221634"/>
    <w:rsid w:val="4B3008BD"/>
    <w:rsid w:val="4B6E0148"/>
    <w:rsid w:val="4B8A7BA7"/>
    <w:rsid w:val="4C0B3F80"/>
    <w:rsid w:val="4C1559A7"/>
    <w:rsid w:val="4C1607A8"/>
    <w:rsid w:val="4C231081"/>
    <w:rsid w:val="4C2F23AB"/>
    <w:rsid w:val="4C5D5C97"/>
    <w:rsid w:val="4C62107E"/>
    <w:rsid w:val="4C6E7E76"/>
    <w:rsid w:val="4C874F06"/>
    <w:rsid w:val="4C8D306E"/>
    <w:rsid w:val="4C8F4965"/>
    <w:rsid w:val="4CA83459"/>
    <w:rsid w:val="4CAF7EA9"/>
    <w:rsid w:val="4CD472A0"/>
    <w:rsid w:val="4CE04644"/>
    <w:rsid w:val="4CE45406"/>
    <w:rsid w:val="4CF11147"/>
    <w:rsid w:val="4D1E1C1C"/>
    <w:rsid w:val="4D3568AD"/>
    <w:rsid w:val="4D6B228A"/>
    <w:rsid w:val="4D8551CA"/>
    <w:rsid w:val="4D932D4D"/>
    <w:rsid w:val="4DA074F5"/>
    <w:rsid w:val="4DCF7978"/>
    <w:rsid w:val="4DDD6AD6"/>
    <w:rsid w:val="4DF40E79"/>
    <w:rsid w:val="4DFA37D4"/>
    <w:rsid w:val="4E1877A7"/>
    <w:rsid w:val="4E313551"/>
    <w:rsid w:val="4E363AB5"/>
    <w:rsid w:val="4E412B74"/>
    <w:rsid w:val="4E682E88"/>
    <w:rsid w:val="4E7B1500"/>
    <w:rsid w:val="4E8A6708"/>
    <w:rsid w:val="4E90056F"/>
    <w:rsid w:val="4EB579B7"/>
    <w:rsid w:val="4EC03BB4"/>
    <w:rsid w:val="4EC15A05"/>
    <w:rsid w:val="4EDE63D4"/>
    <w:rsid w:val="4EF41720"/>
    <w:rsid w:val="4F062BDC"/>
    <w:rsid w:val="4F1355E6"/>
    <w:rsid w:val="4F216A6A"/>
    <w:rsid w:val="4F5520C1"/>
    <w:rsid w:val="4F6D47A8"/>
    <w:rsid w:val="4F7B6F53"/>
    <w:rsid w:val="4F95242D"/>
    <w:rsid w:val="4F9A5C45"/>
    <w:rsid w:val="4F9C2FA7"/>
    <w:rsid w:val="4FC574E6"/>
    <w:rsid w:val="4FE97355"/>
    <w:rsid w:val="500F6D2B"/>
    <w:rsid w:val="50160A89"/>
    <w:rsid w:val="501A6065"/>
    <w:rsid w:val="502A611C"/>
    <w:rsid w:val="50484460"/>
    <w:rsid w:val="5067782E"/>
    <w:rsid w:val="506D7556"/>
    <w:rsid w:val="507166CD"/>
    <w:rsid w:val="50940A80"/>
    <w:rsid w:val="50997EEC"/>
    <w:rsid w:val="509F6223"/>
    <w:rsid w:val="50AD3B7E"/>
    <w:rsid w:val="50AF4953"/>
    <w:rsid w:val="50D22E3F"/>
    <w:rsid w:val="50DC732E"/>
    <w:rsid w:val="50EC1851"/>
    <w:rsid w:val="50EE5455"/>
    <w:rsid w:val="50FE7553"/>
    <w:rsid w:val="51044BC1"/>
    <w:rsid w:val="51115909"/>
    <w:rsid w:val="51141EC8"/>
    <w:rsid w:val="511E5AC8"/>
    <w:rsid w:val="513E4D4A"/>
    <w:rsid w:val="51497DE9"/>
    <w:rsid w:val="51503C2B"/>
    <w:rsid w:val="515F5E94"/>
    <w:rsid w:val="51782288"/>
    <w:rsid w:val="51944F42"/>
    <w:rsid w:val="51A703A5"/>
    <w:rsid w:val="51D81373"/>
    <w:rsid w:val="51D950B2"/>
    <w:rsid w:val="52027BF5"/>
    <w:rsid w:val="522D4660"/>
    <w:rsid w:val="523D3D44"/>
    <w:rsid w:val="524E25EF"/>
    <w:rsid w:val="52510472"/>
    <w:rsid w:val="52565925"/>
    <w:rsid w:val="5278479D"/>
    <w:rsid w:val="527C7F10"/>
    <w:rsid w:val="528A1F67"/>
    <w:rsid w:val="52A8428E"/>
    <w:rsid w:val="52B02BE2"/>
    <w:rsid w:val="52BA2D9F"/>
    <w:rsid w:val="52D85EE1"/>
    <w:rsid w:val="52DD60A6"/>
    <w:rsid w:val="52F84F96"/>
    <w:rsid w:val="53106DBF"/>
    <w:rsid w:val="532F3D9B"/>
    <w:rsid w:val="53423089"/>
    <w:rsid w:val="53726811"/>
    <w:rsid w:val="53733CDE"/>
    <w:rsid w:val="5384717C"/>
    <w:rsid w:val="539561A2"/>
    <w:rsid w:val="53990237"/>
    <w:rsid w:val="539E1B4C"/>
    <w:rsid w:val="53B84FDA"/>
    <w:rsid w:val="53EA6CBF"/>
    <w:rsid w:val="5400169C"/>
    <w:rsid w:val="54004A97"/>
    <w:rsid w:val="54064FED"/>
    <w:rsid w:val="5409059F"/>
    <w:rsid w:val="54277ABF"/>
    <w:rsid w:val="542A594A"/>
    <w:rsid w:val="542A6DC3"/>
    <w:rsid w:val="54320769"/>
    <w:rsid w:val="544668C6"/>
    <w:rsid w:val="544E1388"/>
    <w:rsid w:val="545B3D2D"/>
    <w:rsid w:val="54631C3F"/>
    <w:rsid w:val="546635F1"/>
    <w:rsid w:val="54792B8A"/>
    <w:rsid w:val="548812E7"/>
    <w:rsid w:val="548E0727"/>
    <w:rsid w:val="54A47606"/>
    <w:rsid w:val="54B26C95"/>
    <w:rsid w:val="54C749DD"/>
    <w:rsid w:val="54CF1877"/>
    <w:rsid w:val="54E31703"/>
    <w:rsid w:val="54ED7140"/>
    <w:rsid w:val="552A6754"/>
    <w:rsid w:val="55326C36"/>
    <w:rsid w:val="55485C34"/>
    <w:rsid w:val="554B56A4"/>
    <w:rsid w:val="55614F7C"/>
    <w:rsid w:val="556808DF"/>
    <w:rsid w:val="556F3272"/>
    <w:rsid w:val="55845BF7"/>
    <w:rsid w:val="5590020A"/>
    <w:rsid w:val="55B96065"/>
    <w:rsid w:val="55C52B14"/>
    <w:rsid w:val="55E3638F"/>
    <w:rsid w:val="55E558E9"/>
    <w:rsid w:val="561B156A"/>
    <w:rsid w:val="5628157C"/>
    <w:rsid w:val="562D42D5"/>
    <w:rsid w:val="562D767A"/>
    <w:rsid w:val="56583222"/>
    <w:rsid w:val="56615EE4"/>
    <w:rsid w:val="5666104B"/>
    <w:rsid w:val="567D7480"/>
    <w:rsid w:val="568032F2"/>
    <w:rsid w:val="56C10DA9"/>
    <w:rsid w:val="56E059F3"/>
    <w:rsid w:val="56E90607"/>
    <w:rsid w:val="56EC5EAE"/>
    <w:rsid w:val="570740CB"/>
    <w:rsid w:val="578643FA"/>
    <w:rsid w:val="579A7A4A"/>
    <w:rsid w:val="57AC618B"/>
    <w:rsid w:val="57EA46BB"/>
    <w:rsid w:val="580A543C"/>
    <w:rsid w:val="5817139A"/>
    <w:rsid w:val="581D3903"/>
    <w:rsid w:val="58255B74"/>
    <w:rsid w:val="584B4825"/>
    <w:rsid w:val="585F70A2"/>
    <w:rsid w:val="58707E97"/>
    <w:rsid w:val="58A535DE"/>
    <w:rsid w:val="58A7749D"/>
    <w:rsid w:val="58C71D66"/>
    <w:rsid w:val="58E10436"/>
    <w:rsid w:val="58EE1CFC"/>
    <w:rsid w:val="58F17427"/>
    <w:rsid w:val="591E1D03"/>
    <w:rsid w:val="59572951"/>
    <w:rsid w:val="596974AE"/>
    <w:rsid w:val="59863A07"/>
    <w:rsid w:val="599E3750"/>
    <w:rsid w:val="599F21E3"/>
    <w:rsid w:val="59A3749D"/>
    <w:rsid w:val="59A7050D"/>
    <w:rsid w:val="59A9296B"/>
    <w:rsid w:val="59C92659"/>
    <w:rsid w:val="59F35ED9"/>
    <w:rsid w:val="59F51F49"/>
    <w:rsid w:val="5A011AD2"/>
    <w:rsid w:val="5A7C3DE8"/>
    <w:rsid w:val="5A7C555D"/>
    <w:rsid w:val="5A9A44CD"/>
    <w:rsid w:val="5AA016A8"/>
    <w:rsid w:val="5ABC26F1"/>
    <w:rsid w:val="5AE56008"/>
    <w:rsid w:val="5AF262A1"/>
    <w:rsid w:val="5B13344D"/>
    <w:rsid w:val="5B38391B"/>
    <w:rsid w:val="5B4151E0"/>
    <w:rsid w:val="5BBC05B1"/>
    <w:rsid w:val="5BC960C4"/>
    <w:rsid w:val="5BCF2C39"/>
    <w:rsid w:val="5BE618C8"/>
    <w:rsid w:val="5C03654F"/>
    <w:rsid w:val="5C190916"/>
    <w:rsid w:val="5C263179"/>
    <w:rsid w:val="5C2B4BF0"/>
    <w:rsid w:val="5C582999"/>
    <w:rsid w:val="5C5E6215"/>
    <w:rsid w:val="5C5E773A"/>
    <w:rsid w:val="5C634F7A"/>
    <w:rsid w:val="5C700E5C"/>
    <w:rsid w:val="5C727E7C"/>
    <w:rsid w:val="5C733532"/>
    <w:rsid w:val="5CA456C7"/>
    <w:rsid w:val="5CB161B7"/>
    <w:rsid w:val="5CBD4FF4"/>
    <w:rsid w:val="5CD54DC6"/>
    <w:rsid w:val="5CE257A4"/>
    <w:rsid w:val="5CFC0552"/>
    <w:rsid w:val="5D014C39"/>
    <w:rsid w:val="5D026309"/>
    <w:rsid w:val="5D0331AF"/>
    <w:rsid w:val="5D1B59F1"/>
    <w:rsid w:val="5D4D6CFA"/>
    <w:rsid w:val="5D6937E3"/>
    <w:rsid w:val="5D8F1523"/>
    <w:rsid w:val="5DB94930"/>
    <w:rsid w:val="5DC06302"/>
    <w:rsid w:val="5DC335F8"/>
    <w:rsid w:val="5DCA5F41"/>
    <w:rsid w:val="5DF84986"/>
    <w:rsid w:val="5E0D2485"/>
    <w:rsid w:val="5E1F56D6"/>
    <w:rsid w:val="5E2F685C"/>
    <w:rsid w:val="5E307C47"/>
    <w:rsid w:val="5E4A4F8A"/>
    <w:rsid w:val="5E584E47"/>
    <w:rsid w:val="5E7C5DE7"/>
    <w:rsid w:val="5E91684F"/>
    <w:rsid w:val="5EAE0D6E"/>
    <w:rsid w:val="5EB01596"/>
    <w:rsid w:val="5EB83F0D"/>
    <w:rsid w:val="5EDE765B"/>
    <w:rsid w:val="5EEB57DE"/>
    <w:rsid w:val="5EFF4DFB"/>
    <w:rsid w:val="5F48550B"/>
    <w:rsid w:val="5F673092"/>
    <w:rsid w:val="5FA2768E"/>
    <w:rsid w:val="5FB97855"/>
    <w:rsid w:val="5FE35D76"/>
    <w:rsid w:val="5FF346CB"/>
    <w:rsid w:val="5FFB2772"/>
    <w:rsid w:val="600A704E"/>
    <w:rsid w:val="600E347C"/>
    <w:rsid w:val="60360A6B"/>
    <w:rsid w:val="60405F93"/>
    <w:rsid w:val="60590C1E"/>
    <w:rsid w:val="60630C29"/>
    <w:rsid w:val="608E32BD"/>
    <w:rsid w:val="60B60A74"/>
    <w:rsid w:val="60C40E3F"/>
    <w:rsid w:val="60FA5CEC"/>
    <w:rsid w:val="61607E45"/>
    <w:rsid w:val="61702E1B"/>
    <w:rsid w:val="61727EDE"/>
    <w:rsid w:val="61931FB5"/>
    <w:rsid w:val="61982B3A"/>
    <w:rsid w:val="619E0319"/>
    <w:rsid w:val="61B61ADC"/>
    <w:rsid w:val="61C67670"/>
    <w:rsid w:val="61C82B5B"/>
    <w:rsid w:val="61E66A34"/>
    <w:rsid w:val="62031706"/>
    <w:rsid w:val="62135C8E"/>
    <w:rsid w:val="6233467D"/>
    <w:rsid w:val="625C495E"/>
    <w:rsid w:val="62666227"/>
    <w:rsid w:val="62680FB7"/>
    <w:rsid w:val="62724E70"/>
    <w:rsid w:val="628579DA"/>
    <w:rsid w:val="629E3094"/>
    <w:rsid w:val="629F0475"/>
    <w:rsid w:val="62A12ED9"/>
    <w:rsid w:val="62E43E1A"/>
    <w:rsid w:val="63103DD8"/>
    <w:rsid w:val="63192C4C"/>
    <w:rsid w:val="631D3E43"/>
    <w:rsid w:val="633637B8"/>
    <w:rsid w:val="633B7F55"/>
    <w:rsid w:val="6358581D"/>
    <w:rsid w:val="6361751F"/>
    <w:rsid w:val="63683F49"/>
    <w:rsid w:val="636E5397"/>
    <w:rsid w:val="63A258F0"/>
    <w:rsid w:val="63E12954"/>
    <w:rsid w:val="640D64F3"/>
    <w:rsid w:val="64141035"/>
    <w:rsid w:val="648349B8"/>
    <w:rsid w:val="648B3C89"/>
    <w:rsid w:val="64AA0FC2"/>
    <w:rsid w:val="64AB3E58"/>
    <w:rsid w:val="64BB2F9C"/>
    <w:rsid w:val="64D51D12"/>
    <w:rsid w:val="64D86EE9"/>
    <w:rsid w:val="64F26AB6"/>
    <w:rsid w:val="65120B8A"/>
    <w:rsid w:val="6518330D"/>
    <w:rsid w:val="65245BCD"/>
    <w:rsid w:val="65252937"/>
    <w:rsid w:val="65937B03"/>
    <w:rsid w:val="65BB13DE"/>
    <w:rsid w:val="65CE6797"/>
    <w:rsid w:val="65EB6683"/>
    <w:rsid w:val="66245C8E"/>
    <w:rsid w:val="66365998"/>
    <w:rsid w:val="6637252C"/>
    <w:rsid w:val="66486E9C"/>
    <w:rsid w:val="665E22D4"/>
    <w:rsid w:val="667122DC"/>
    <w:rsid w:val="66745E33"/>
    <w:rsid w:val="6690329E"/>
    <w:rsid w:val="66B17042"/>
    <w:rsid w:val="66BD0C89"/>
    <w:rsid w:val="66C13792"/>
    <w:rsid w:val="66C870D6"/>
    <w:rsid w:val="66CD285C"/>
    <w:rsid w:val="66CF5E34"/>
    <w:rsid w:val="66EB7F3A"/>
    <w:rsid w:val="66FD1667"/>
    <w:rsid w:val="675C304D"/>
    <w:rsid w:val="676A7282"/>
    <w:rsid w:val="67896B96"/>
    <w:rsid w:val="67911F24"/>
    <w:rsid w:val="67973CA9"/>
    <w:rsid w:val="679C1F2F"/>
    <w:rsid w:val="67A73282"/>
    <w:rsid w:val="67C32914"/>
    <w:rsid w:val="67C3436D"/>
    <w:rsid w:val="67D15E92"/>
    <w:rsid w:val="67E3317F"/>
    <w:rsid w:val="68014941"/>
    <w:rsid w:val="68114ED3"/>
    <w:rsid w:val="681C3354"/>
    <w:rsid w:val="68221645"/>
    <w:rsid w:val="682D6DAB"/>
    <w:rsid w:val="68451BB6"/>
    <w:rsid w:val="68581F77"/>
    <w:rsid w:val="685B3A50"/>
    <w:rsid w:val="686D66BD"/>
    <w:rsid w:val="686E360A"/>
    <w:rsid w:val="68797AC7"/>
    <w:rsid w:val="68834901"/>
    <w:rsid w:val="688E4A3C"/>
    <w:rsid w:val="68945B1D"/>
    <w:rsid w:val="68B20A31"/>
    <w:rsid w:val="68DF2EA2"/>
    <w:rsid w:val="68E747FA"/>
    <w:rsid w:val="68F3619F"/>
    <w:rsid w:val="68F72F8E"/>
    <w:rsid w:val="68F733B5"/>
    <w:rsid w:val="691507B3"/>
    <w:rsid w:val="691A4B6F"/>
    <w:rsid w:val="69227B8D"/>
    <w:rsid w:val="692E39AD"/>
    <w:rsid w:val="693A44B9"/>
    <w:rsid w:val="693C3B07"/>
    <w:rsid w:val="696106D2"/>
    <w:rsid w:val="697967C4"/>
    <w:rsid w:val="69821E39"/>
    <w:rsid w:val="69A32FDC"/>
    <w:rsid w:val="69B03AE8"/>
    <w:rsid w:val="69B66D7D"/>
    <w:rsid w:val="69C666BD"/>
    <w:rsid w:val="69CD751D"/>
    <w:rsid w:val="69E117DC"/>
    <w:rsid w:val="6A4F777A"/>
    <w:rsid w:val="6A595163"/>
    <w:rsid w:val="6A613FBD"/>
    <w:rsid w:val="6A6316E6"/>
    <w:rsid w:val="6A690BF6"/>
    <w:rsid w:val="6A6C19AA"/>
    <w:rsid w:val="6A8F00D3"/>
    <w:rsid w:val="6A9D46E4"/>
    <w:rsid w:val="6AA06835"/>
    <w:rsid w:val="6ACB04FB"/>
    <w:rsid w:val="6ADC03D0"/>
    <w:rsid w:val="6AE667DA"/>
    <w:rsid w:val="6AF6415B"/>
    <w:rsid w:val="6B2876CC"/>
    <w:rsid w:val="6B334062"/>
    <w:rsid w:val="6B3B7B68"/>
    <w:rsid w:val="6B6A4EB5"/>
    <w:rsid w:val="6B710F28"/>
    <w:rsid w:val="6BB91C79"/>
    <w:rsid w:val="6BCB2A9D"/>
    <w:rsid w:val="6BCD0F56"/>
    <w:rsid w:val="6C0936EE"/>
    <w:rsid w:val="6C207A2A"/>
    <w:rsid w:val="6C2D7C07"/>
    <w:rsid w:val="6C4569F9"/>
    <w:rsid w:val="6C7245E5"/>
    <w:rsid w:val="6C79752C"/>
    <w:rsid w:val="6C881643"/>
    <w:rsid w:val="6CA86116"/>
    <w:rsid w:val="6CB06954"/>
    <w:rsid w:val="6CB63FEA"/>
    <w:rsid w:val="6CBB074C"/>
    <w:rsid w:val="6CED0A79"/>
    <w:rsid w:val="6CF71CBB"/>
    <w:rsid w:val="6CF95B39"/>
    <w:rsid w:val="6D036338"/>
    <w:rsid w:val="6D133BB0"/>
    <w:rsid w:val="6D143889"/>
    <w:rsid w:val="6D147777"/>
    <w:rsid w:val="6D6D4213"/>
    <w:rsid w:val="6D7371EA"/>
    <w:rsid w:val="6D7D606E"/>
    <w:rsid w:val="6D913E7C"/>
    <w:rsid w:val="6D9D694E"/>
    <w:rsid w:val="6D9F5ADB"/>
    <w:rsid w:val="6DA665B8"/>
    <w:rsid w:val="6DDC4AE1"/>
    <w:rsid w:val="6DDF6B79"/>
    <w:rsid w:val="6E1433B1"/>
    <w:rsid w:val="6E24241E"/>
    <w:rsid w:val="6E3054D3"/>
    <w:rsid w:val="6E352D13"/>
    <w:rsid w:val="6E4A0000"/>
    <w:rsid w:val="6EA414B1"/>
    <w:rsid w:val="6EB1677B"/>
    <w:rsid w:val="6EB827ED"/>
    <w:rsid w:val="6EF4143C"/>
    <w:rsid w:val="6F135153"/>
    <w:rsid w:val="6F1603AE"/>
    <w:rsid w:val="6F1E4D49"/>
    <w:rsid w:val="6F1E50D1"/>
    <w:rsid w:val="6F25065A"/>
    <w:rsid w:val="6F251564"/>
    <w:rsid w:val="6F2B4836"/>
    <w:rsid w:val="6F3073AA"/>
    <w:rsid w:val="6F356A3B"/>
    <w:rsid w:val="6F4702D0"/>
    <w:rsid w:val="6F4D19C3"/>
    <w:rsid w:val="6F503E41"/>
    <w:rsid w:val="6F6B6390"/>
    <w:rsid w:val="6F87576D"/>
    <w:rsid w:val="6FC71F5E"/>
    <w:rsid w:val="6FCA19B8"/>
    <w:rsid w:val="6FCA4934"/>
    <w:rsid w:val="6FD21720"/>
    <w:rsid w:val="6FD77E16"/>
    <w:rsid w:val="6FE96F04"/>
    <w:rsid w:val="7008506D"/>
    <w:rsid w:val="701D25F0"/>
    <w:rsid w:val="7049534C"/>
    <w:rsid w:val="70535DB0"/>
    <w:rsid w:val="707E3BD4"/>
    <w:rsid w:val="709137EC"/>
    <w:rsid w:val="70940A67"/>
    <w:rsid w:val="70970BF8"/>
    <w:rsid w:val="709B23E1"/>
    <w:rsid w:val="70A343C8"/>
    <w:rsid w:val="70F8110E"/>
    <w:rsid w:val="70FC6C4E"/>
    <w:rsid w:val="70FD5B37"/>
    <w:rsid w:val="71241C18"/>
    <w:rsid w:val="712924AA"/>
    <w:rsid w:val="71426796"/>
    <w:rsid w:val="71583E7E"/>
    <w:rsid w:val="71667A71"/>
    <w:rsid w:val="71B37F48"/>
    <w:rsid w:val="71DC5767"/>
    <w:rsid w:val="71E2036B"/>
    <w:rsid w:val="71F16789"/>
    <w:rsid w:val="71FE39C1"/>
    <w:rsid w:val="722060DC"/>
    <w:rsid w:val="72207CF4"/>
    <w:rsid w:val="72307658"/>
    <w:rsid w:val="72562145"/>
    <w:rsid w:val="72775C12"/>
    <w:rsid w:val="72AA4472"/>
    <w:rsid w:val="72E620D0"/>
    <w:rsid w:val="72F572AE"/>
    <w:rsid w:val="7303033B"/>
    <w:rsid w:val="730E4EC1"/>
    <w:rsid w:val="73192331"/>
    <w:rsid w:val="731E3082"/>
    <w:rsid w:val="73215F41"/>
    <w:rsid w:val="73241F0E"/>
    <w:rsid w:val="73410FD3"/>
    <w:rsid w:val="73457E0B"/>
    <w:rsid w:val="735D668E"/>
    <w:rsid w:val="7378156D"/>
    <w:rsid w:val="73894AE3"/>
    <w:rsid w:val="73A04AB6"/>
    <w:rsid w:val="73D10BF6"/>
    <w:rsid w:val="73D95F06"/>
    <w:rsid w:val="73E5209D"/>
    <w:rsid w:val="73FC6F47"/>
    <w:rsid w:val="7403408B"/>
    <w:rsid w:val="742A27FE"/>
    <w:rsid w:val="742B33A4"/>
    <w:rsid w:val="74545201"/>
    <w:rsid w:val="745B504F"/>
    <w:rsid w:val="745D16B4"/>
    <w:rsid w:val="746202E4"/>
    <w:rsid w:val="74734261"/>
    <w:rsid w:val="74752050"/>
    <w:rsid w:val="747E584E"/>
    <w:rsid w:val="7487621C"/>
    <w:rsid w:val="74945448"/>
    <w:rsid w:val="74984352"/>
    <w:rsid w:val="74A9064D"/>
    <w:rsid w:val="74B56E6C"/>
    <w:rsid w:val="74BD6075"/>
    <w:rsid w:val="74C629C8"/>
    <w:rsid w:val="74CE5B58"/>
    <w:rsid w:val="74D65D52"/>
    <w:rsid w:val="74E01904"/>
    <w:rsid w:val="74E73A9C"/>
    <w:rsid w:val="74F432A5"/>
    <w:rsid w:val="74F74157"/>
    <w:rsid w:val="75007AFF"/>
    <w:rsid w:val="75066D8D"/>
    <w:rsid w:val="751B72AB"/>
    <w:rsid w:val="75261D00"/>
    <w:rsid w:val="75375C5B"/>
    <w:rsid w:val="753B09DC"/>
    <w:rsid w:val="75424380"/>
    <w:rsid w:val="75536C41"/>
    <w:rsid w:val="75556312"/>
    <w:rsid w:val="755F16DE"/>
    <w:rsid w:val="756A12FD"/>
    <w:rsid w:val="75702F5C"/>
    <w:rsid w:val="75823CCD"/>
    <w:rsid w:val="75917768"/>
    <w:rsid w:val="75945247"/>
    <w:rsid w:val="759A0184"/>
    <w:rsid w:val="75A47E33"/>
    <w:rsid w:val="75B249B6"/>
    <w:rsid w:val="75B4133C"/>
    <w:rsid w:val="75B677C2"/>
    <w:rsid w:val="75B741E1"/>
    <w:rsid w:val="75BC284B"/>
    <w:rsid w:val="760E29DE"/>
    <w:rsid w:val="760F7BE6"/>
    <w:rsid w:val="76424EDF"/>
    <w:rsid w:val="76692760"/>
    <w:rsid w:val="76697E61"/>
    <w:rsid w:val="76712495"/>
    <w:rsid w:val="76767982"/>
    <w:rsid w:val="76C83E89"/>
    <w:rsid w:val="76C8626F"/>
    <w:rsid w:val="76CC4898"/>
    <w:rsid w:val="76D47EDF"/>
    <w:rsid w:val="76D84EC7"/>
    <w:rsid w:val="76DC32FA"/>
    <w:rsid w:val="76DF096E"/>
    <w:rsid w:val="76EB7181"/>
    <w:rsid w:val="770C2C9C"/>
    <w:rsid w:val="772C7362"/>
    <w:rsid w:val="7745580D"/>
    <w:rsid w:val="774969A7"/>
    <w:rsid w:val="774A2671"/>
    <w:rsid w:val="77573DB1"/>
    <w:rsid w:val="777E69AF"/>
    <w:rsid w:val="778157C1"/>
    <w:rsid w:val="77817EA8"/>
    <w:rsid w:val="7789069C"/>
    <w:rsid w:val="778941EB"/>
    <w:rsid w:val="77993385"/>
    <w:rsid w:val="77A726E7"/>
    <w:rsid w:val="77B66338"/>
    <w:rsid w:val="77E07D6D"/>
    <w:rsid w:val="77E12696"/>
    <w:rsid w:val="77F14AAA"/>
    <w:rsid w:val="7814602D"/>
    <w:rsid w:val="78455891"/>
    <w:rsid w:val="78464F06"/>
    <w:rsid w:val="78596309"/>
    <w:rsid w:val="78772C78"/>
    <w:rsid w:val="789904A5"/>
    <w:rsid w:val="789A594F"/>
    <w:rsid w:val="78AB24EE"/>
    <w:rsid w:val="78BA4391"/>
    <w:rsid w:val="78BF77F9"/>
    <w:rsid w:val="78C44691"/>
    <w:rsid w:val="78C67287"/>
    <w:rsid w:val="78EB7A01"/>
    <w:rsid w:val="78F1066D"/>
    <w:rsid w:val="792344D7"/>
    <w:rsid w:val="792D263B"/>
    <w:rsid w:val="795B60B1"/>
    <w:rsid w:val="79B93B0D"/>
    <w:rsid w:val="79C51066"/>
    <w:rsid w:val="79D62EA4"/>
    <w:rsid w:val="79DC4E18"/>
    <w:rsid w:val="7A151E88"/>
    <w:rsid w:val="7A313491"/>
    <w:rsid w:val="7A411E3C"/>
    <w:rsid w:val="7A531584"/>
    <w:rsid w:val="7A6069BB"/>
    <w:rsid w:val="7A8D6BA0"/>
    <w:rsid w:val="7A9E5299"/>
    <w:rsid w:val="7AAC4B44"/>
    <w:rsid w:val="7AAE3735"/>
    <w:rsid w:val="7AC40649"/>
    <w:rsid w:val="7AD80836"/>
    <w:rsid w:val="7AF271DB"/>
    <w:rsid w:val="7B147C05"/>
    <w:rsid w:val="7B1750B7"/>
    <w:rsid w:val="7B191189"/>
    <w:rsid w:val="7B2350B7"/>
    <w:rsid w:val="7B2872C2"/>
    <w:rsid w:val="7B3740CD"/>
    <w:rsid w:val="7B5A0BCC"/>
    <w:rsid w:val="7B6D1ECD"/>
    <w:rsid w:val="7B746305"/>
    <w:rsid w:val="7B820A02"/>
    <w:rsid w:val="7B9429AB"/>
    <w:rsid w:val="7BA10B55"/>
    <w:rsid w:val="7BA1211E"/>
    <w:rsid w:val="7BA463D8"/>
    <w:rsid w:val="7BB1512C"/>
    <w:rsid w:val="7BC10371"/>
    <w:rsid w:val="7BC204DD"/>
    <w:rsid w:val="7BC27525"/>
    <w:rsid w:val="7BD0175F"/>
    <w:rsid w:val="7BF1726F"/>
    <w:rsid w:val="7BF769D3"/>
    <w:rsid w:val="7BFA3999"/>
    <w:rsid w:val="7C047B4F"/>
    <w:rsid w:val="7C0B6921"/>
    <w:rsid w:val="7C21028F"/>
    <w:rsid w:val="7C2656A4"/>
    <w:rsid w:val="7C2F4C44"/>
    <w:rsid w:val="7C4721D8"/>
    <w:rsid w:val="7C5F070D"/>
    <w:rsid w:val="7C683194"/>
    <w:rsid w:val="7C7B0365"/>
    <w:rsid w:val="7CB300A6"/>
    <w:rsid w:val="7CB321AA"/>
    <w:rsid w:val="7CBA7AE5"/>
    <w:rsid w:val="7CCE128C"/>
    <w:rsid w:val="7CE33ABB"/>
    <w:rsid w:val="7CE47745"/>
    <w:rsid w:val="7CE62512"/>
    <w:rsid w:val="7CF8018D"/>
    <w:rsid w:val="7CF93F8E"/>
    <w:rsid w:val="7CFD0D74"/>
    <w:rsid w:val="7D35575D"/>
    <w:rsid w:val="7D420C05"/>
    <w:rsid w:val="7D600482"/>
    <w:rsid w:val="7D763578"/>
    <w:rsid w:val="7D903642"/>
    <w:rsid w:val="7D912BD2"/>
    <w:rsid w:val="7D980EA6"/>
    <w:rsid w:val="7D9B0AF8"/>
    <w:rsid w:val="7DAD0D44"/>
    <w:rsid w:val="7DBA3298"/>
    <w:rsid w:val="7DBD445A"/>
    <w:rsid w:val="7DC04000"/>
    <w:rsid w:val="7DCA0F15"/>
    <w:rsid w:val="7DDB2194"/>
    <w:rsid w:val="7DEA3B86"/>
    <w:rsid w:val="7DEB6F1B"/>
    <w:rsid w:val="7E0152A6"/>
    <w:rsid w:val="7E121B0F"/>
    <w:rsid w:val="7E1708C4"/>
    <w:rsid w:val="7E17646B"/>
    <w:rsid w:val="7E2522F8"/>
    <w:rsid w:val="7E4A2851"/>
    <w:rsid w:val="7E5C7E3C"/>
    <w:rsid w:val="7E672BC2"/>
    <w:rsid w:val="7E7946E5"/>
    <w:rsid w:val="7E7A3762"/>
    <w:rsid w:val="7E8940A9"/>
    <w:rsid w:val="7E8E3BB0"/>
    <w:rsid w:val="7EB91E75"/>
    <w:rsid w:val="7ED74E30"/>
    <w:rsid w:val="7ED900D2"/>
    <w:rsid w:val="7EE86FC8"/>
    <w:rsid w:val="7EF16D4B"/>
    <w:rsid w:val="7F2B0077"/>
    <w:rsid w:val="7F386EBC"/>
    <w:rsid w:val="7F615231"/>
    <w:rsid w:val="7F8951CF"/>
    <w:rsid w:val="7FB65FC7"/>
    <w:rsid w:val="7FCD32B0"/>
    <w:rsid w:val="7FD20F1C"/>
    <w:rsid w:val="7FD7113A"/>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qFormat="1"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3"/>
    <w:link w:val="66"/>
    <w:qFormat/>
    <w:uiPriority w:val="0"/>
    <w:pPr>
      <w:numPr>
        <w:ilvl w:val="0"/>
        <w:numId w:val="1"/>
      </w:numPr>
      <w:adjustRightInd w:val="0"/>
      <w:spacing w:before="120" w:after="120" w:line="360" w:lineRule="auto"/>
      <w:textAlignment w:val="baseline"/>
      <w:outlineLvl w:val="0"/>
    </w:pPr>
    <w:rPr>
      <w:rFonts w:ascii="宋体"/>
      <w:b/>
      <w:sz w:val="28"/>
    </w:rPr>
  </w:style>
  <w:style w:type="paragraph" w:styleId="4">
    <w:name w:val="heading 2"/>
    <w:basedOn w:val="2"/>
    <w:next w:val="3"/>
    <w:link w:val="67"/>
    <w:qFormat/>
    <w:uiPriority w:val="0"/>
    <w:pPr>
      <w:numPr>
        <w:ilvl w:val="1"/>
      </w:numPr>
      <w:outlineLvl w:val="1"/>
    </w:pPr>
    <w:rPr>
      <w:sz w:val="24"/>
    </w:rPr>
  </w:style>
  <w:style w:type="paragraph" w:styleId="5">
    <w:name w:val="heading 3"/>
    <w:basedOn w:val="4"/>
    <w:next w:val="3"/>
    <w:link w:val="68"/>
    <w:qFormat/>
    <w:uiPriority w:val="0"/>
    <w:pPr>
      <w:numPr>
        <w:ilvl w:val="2"/>
      </w:numPr>
      <w:outlineLvl w:val="2"/>
    </w:pPr>
  </w:style>
  <w:style w:type="paragraph" w:styleId="6">
    <w:name w:val="heading 4"/>
    <w:basedOn w:val="5"/>
    <w:next w:val="3"/>
    <w:link w:val="69"/>
    <w:qFormat/>
    <w:uiPriority w:val="0"/>
    <w:pPr>
      <w:numPr>
        <w:ilvl w:val="3"/>
      </w:numPr>
      <w:outlineLvl w:val="3"/>
    </w:pPr>
    <w:rPr>
      <w:rFonts w:hAnsi="Arial"/>
    </w:rPr>
  </w:style>
  <w:style w:type="paragraph" w:styleId="7">
    <w:name w:val="heading 5"/>
    <w:basedOn w:val="6"/>
    <w:next w:val="3"/>
    <w:qFormat/>
    <w:uiPriority w:val="0"/>
    <w:pPr>
      <w:numPr>
        <w:ilvl w:val="4"/>
      </w:numPr>
      <w:outlineLvl w:val="4"/>
    </w:pPr>
  </w:style>
  <w:style w:type="paragraph" w:styleId="8">
    <w:name w:val="heading 6"/>
    <w:basedOn w:val="7"/>
    <w:next w:val="1"/>
    <w:qFormat/>
    <w:uiPriority w:val="0"/>
    <w:pPr>
      <w:numPr>
        <w:ilvl w:val="5"/>
      </w:numPr>
      <w:outlineLvl w:val="5"/>
    </w:pPr>
  </w:style>
  <w:style w:type="paragraph" w:styleId="9">
    <w:name w:val="heading 7"/>
    <w:basedOn w:val="8"/>
    <w:next w:val="1"/>
    <w:qFormat/>
    <w:uiPriority w:val="0"/>
    <w:pPr>
      <w:numPr>
        <w:ilvl w:val="6"/>
      </w:numPr>
      <w:outlineLvl w:val="6"/>
    </w:pPr>
  </w:style>
  <w:style w:type="paragraph" w:styleId="10">
    <w:name w:val="heading 8"/>
    <w:basedOn w:val="9"/>
    <w:next w:val="1"/>
    <w:qFormat/>
    <w:uiPriority w:val="0"/>
    <w:pPr>
      <w:numPr>
        <w:ilvl w:val="7"/>
      </w:numPr>
      <w:outlineLvl w:val="7"/>
    </w:pPr>
  </w:style>
  <w:style w:type="paragraph" w:styleId="11">
    <w:name w:val="heading 9"/>
    <w:basedOn w:val="10"/>
    <w:next w:val="1"/>
    <w:qFormat/>
    <w:uiPriority w:val="0"/>
    <w:pPr>
      <w:numPr>
        <w:ilvl w:val="8"/>
      </w:numPr>
      <w:outlineLvl w:val="8"/>
    </w:pPr>
  </w:style>
  <w:style w:type="character" w:default="1" w:styleId="37">
    <w:name w:val="Default Paragraph Font"/>
    <w:unhideWhenUsed/>
    <w:qFormat/>
    <w:uiPriority w:val="1"/>
  </w:style>
  <w:style w:type="table" w:default="1" w:styleId="42">
    <w:name w:val="Normal Table"/>
    <w:unhideWhenUsed/>
    <w:qFormat/>
    <w:uiPriority w:val="99"/>
    <w:tblPr>
      <w:tblLayout w:type="fixed"/>
      <w:tblCellMar>
        <w:top w:w="0" w:type="dxa"/>
        <w:left w:w="108" w:type="dxa"/>
        <w:bottom w:w="0" w:type="dxa"/>
        <w:right w:w="108" w:type="dxa"/>
      </w:tblCellMar>
    </w:tblPr>
  </w:style>
  <w:style w:type="paragraph" w:styleId="3">
    <w:name w:val="Normal Indent"/>
    <w:basedOn w:val="1"/>
    <w:qFormat/>
    <w:uiPriority w:val="0"/>
    <w:pPr>
      <w:spacing w:before="120" w:beforeLines="50" w:after="120" w:afterLines="50" w:line="320" w:lineRule="exact"/>
      <w:ind w:firstLine="420"/>
    </w:pPr>
  </w:style>
  <w:style w:type="paragraph" w:styleId="12">
    <w:name w:val="annotation subject"/>
    <w:basedOn w:val="13"/>
    <w:next w:val="13"/>
    <w:link w:val="77"/>
    <w:qFormat/>
    <w:uiPriority w:val="0"/>
    <w:rPr>
      <w:b/>
      <w:bCs/>
    </w:rPr>
  </w:style>
  <w:style w:type="paragraph" w:styleId="13">
    <w:name w:val="annotation text"/>
    <w:basedOn w:val="1"/>
    <w:link w:val="76"/>
    <w:semiHidden/>
    <w:qFormat/>
    <w:uiPriority w:val="0"/>
    <w:pPr>
      <w:jc w:val="left"/>
    </w:pPr>
  </w:style>
  <w:style w:type="paragraph" w:styleId="14">
    <w:name w:val="toc 7"/>
    <w:basedOn w:val="1"/>
    <w:next w:val="1"/>
    <w:semiHidden/>
    <w:qFormat/>
    <w:uiPriority w:val="0"/>
    <w:pPr>
      <w:ind w:left="2520"/>
    </w:pPr>
  </w:style>
  <w:style w:type="paragraph" w:styleId="15">
    <w:name w:val="Body Text First Indent"/>
    <w:basedOn w:val="16"/>
    <w:qFormat/>
    <w:uiPriority w:val="0"/>
    <w:pPr>
      <w:spacing w:before="100" w:line="240" w:lineRule="atLeast"/>
      <w:ind w:firstLine="210"/>
    </w:pPr>
  </w:style>
  <w:style w:type="paragraph" w:styleId="16">
    <w:name w:val="Body Text"/>
    <w:basedOn w:val="1"/>
    <w:qFormat/>
    <w:uiPriority w:val="0"/>
    <w:pPr>
      <w:spacing w:after="120"/>
    </w:pPr>
  </w:style>
  <w:style w:type="paragraph" w:styleId="17">
    <w:name w:val="caption"/>
    <w:basedOn w:val="1"/>
    <w:next w:val="1"/>
    <w:qFormat/>
    <w:uiPriority w:val="0"/>
    <w:pPr>
      <w:spacing w:before="152" w:after="160"/>
      <w:jc w:val="center"/>
    </w:pPr>
    <w:rPr>
      <w:rFonts w:ascii="Arial" w:hAnsi="Arial" w:eastAsia="黑体" w:cs="Arial"/>
    </w:rPr>
  </w:style>
  <w:style w:type="paragraph" w:styleId="18">
    <w:name w:val="Document Map"/>
    <w:basedOn w:val="1"/>
    <w:semiHidden/>
    <w:qFormat/>
    <w:uiPriority w:val="0"/>
    <w:pPr>
      <w:shd w:val="clear" w:color="auto" w:fill="000080"/>
    </w:pPr>
  </w:style>
  <w:style w:type="paragraph" w:styleId="19">
    <w:name w:val="Body Text Indent"/>
    <w:basedOn w:val="1"/>
    <w:qFormat/>
    <w:uiPriority w:val="0"/>
    <w:pPr>
      <w:ind w:left="420" w:firstLine="420"/>
    </w:pPr>
    <w:rPr>
      <w:rFonts w:ascii="宋体" w:hAnsi="Arial"/>
    </w:rPr>
  </w:style>
  <w:style w:type="paragraph" w:styleId="20">
    <w:name w:val="toc 5"/>
    <w:basedOn w:val="1"/>
    <w:next w:val="1"/>
    <w:semiHidden/>
    <w:qFormat/>
    <w:uiPriority w:val="0"/>
    <w:pPr>
      <w:ind w:left="1680"/>
    </w:pPr>
  </w:style>
  <w:style w:type="paragraph" w:styleId="21">
    <w:name w:val="toc 3"/>
    <w:basedOn w:val="1"/>
    <w:next w:val="1"/>
    <w:qFormat/>
    <w:uiPriority w:val="39"/>
    <w:pPr>
      <w:ind w:left="840"/>
    </w:pPr>
  </w:style>
  <w:style w:type="paragraph" w:styleId="22">
    <w:name w:val="Plain Text"/>
    <w:basedOn w:val="1"/>
    <w:qFormat/>
    <w:uiPriority w:val="0"/>
    <w:rPr>
      <w:rFonts w:ascii="宋体" w:hAnsi="Courier New"/>
    </w:rPr>
  </w:style>
  <w:style w:type="paragraph" w:styleId="23">
    <w:name w:val="toc 8"/>
    <w:basedOn w:val="1"/>
    <w:next w:val="1"/>
    <w:semiHidden/>
    <w:qFormat/>
    <w:uiPriority w:val="0"/>
    <w:pPr>
      <w:ind w:left="2940"/>
    </w:pPr>
  </w:style>
  <w:style w:type="paragraph" w:styleId="24">
    <w:name w:val="Body Text Indent 2"/>
    <w:basedOn w:val="1"/>
    <w:qFormat/>
    <w:uiPriority w:val="0"/>
    <w:pPr>
      <w:spacing w:before="120" w:after="120"/>
      <w:ind w:firstLine="539"/>
    </w:pPr>
    <w:rPr>
      <w:sz w:val="24"/>
    </w:rPr>
  </w:style>
  <w:style w:type="paragraph" w:styleId="25">
    <w:name w:val="Balloon Text"/>
    <w:basedOn w:val="1"/>
    <w:link w:val="65"/>
    <w:qFormat/>
    <w:uiPriority w:val="0"/>
    <w:rPr>
      <w:sz w:val="18"/>
      <w:szCs w:val="18"/>
      <w:lang w:val="zh-CN"/>
    </w:rPr>
  </w:style>
  <w:style w:type="paragraph" w:styleId="26">
    <w:name w:val="footer"/>
    <w:basedOn w:val="1"/>
    <w:link w:val="74"/>
    <w:qFormat/>
    <w:uiPriority w:val="99"/>
    <w:pPr>
      <w:tabs>
        <w:tab w:val="center" w:pos="4153"/>
        <w:tab w:val="right" w:pos="8306"/>
      </w:tabs>
      <w:snapToGrid w:val="0"/>
      <w:jc w:val="left"/>
    </w:pPr>
    <w:rPr>
      <w:sz w:val="18"/>
      <w:szCs w:val="18"/>
    </w:rPr>
  </w:style>
  <w:style w:type="paragraph" w:styleId="2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8">
    <w:name w:val="toc 1"/>
    <w:basedOn w:val="1"/>
    <w:next w:val="1"/>
    <w:qFormat/>
    <w:uiPriority w:val="39"/>
  </w:style>
  <w:style w:type="paragraph" w:styleId="29">
    <w:name w:val="toc 4"/>
    <w:basedOn w:val="1"/>
    <w:next w:val="1"/>
    <w:qFormat/>
    <w:uiPriority w:val="39"/>
    <w:pPr>
      <w:ind w:left="1260"/>
    </w:pPr>
  </w:style>
  <w:style w:type="paragraph" w:styleId="30">
    <w:name w:val="toc 6"/>
    <w:basedOn w:val="1"/>
    <w:next w:val="1"/>
    <w:semiHidden/>
    <w:qFormat/>
    <w:uiPriority w:val="0"/>
    <w:pPr>
      <w:ind w:left="2100"/>
    </w:pPr>
  </w:style>
  <w:style w:type="paragraph" w:styleId="31">
    <w:name w:val="toc 2"/>
    <w:basedOn w:val="1"/>
    <w:next w:val="1"/>
    <w:qFormat/>
    <w:uiPriority w:val="39"/>
    <w:pPr>
      <w:ind w:left="420"/>
    </w:pPr>
  </w:style>
  <w:style w:type="paragraph" w:styleId="32">
    <w:name w:val="toc 9"/>
    <w:basedOn w:val="1"/>
    <w:next w:val="1"/>
    <w:semiHidden/>
    <w:qFormat/>
    <w:uiPriority w:val="0"/>
    <w:pPr>
      <w:ind w:left="3360"/>
    </w:pPr>
  </w:style>
  <w:style w:type="paragraph" w:styleId="33">
    <w:name w:val="Body Text 2"/>
    <w:basedOn w:val="1"/>
    <w:qFormat/>
    <w:uiPriority w:val="0"/>
    <w:rPr>
      <w:rFonts w:ascii="宋体"/>
      <w:color w:val="000000"/>
      <w:sz w:val="18"/>
      <w:szCs w:val="16"/>
    </w:rPr>
  </w:style>
  <w:style w:type="paragraph" w:styleId="34">
    <w:name w:val="HTML Preformatted"/>
    <w:basedOn w:val="1"/>
    <w:link w:val="73"/>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35">
    <w:name w:val="Normal (Web)"/>
    <w:basedOn w:val="1"/>
    <w:unhideWhenUsed/>
    <w:qFormat/>
    <w:uiPriority w:val="99"/>
    <w:pPr>
      <w:widowControl/>
      <w:jc w:val="left"/>
    </w:pPr>
    <w:rPr>
      <w:rFonts w:ascii="宋体" w:hAnsi="宋体" w:cs="宋体"/>
      <w:kern w:val="0"/>
      <w:sz w:val="24"/>
      <w:szCs w:val="24"/>
    </w:rPr>
  </w:style>
  <w:style w:type="paragraph" w:styleId="36">
    <w:name w:val="index 2"/>
    <w:basedOn w:val="1"/>
    <w:next w:val="1"/>
    <w:qFormat/>
    <w:uiPriority w:val="0"/>
    <w:pPr>
      <w:ind w:left="200" w:leftChars="200"/>
    </w:pPr>
    <w:rPr>
      <w:szCs w:val="24"/>
    </w:rPr>
  </w:style>
  <w:style w:type="character" w:styleId="38">
    <w:name w:val="page number"/>
    <w:basedOn w:val="37"/>
    <w:qFormat/>
    <w:uiPriority w:val="0"/>
  </w:style>
  <w:style w:type="character" w:styleId="39">
    <w:name w:val="FollowedHyperlink"/>
    <w:qFormat/>
    <w:uiPriority w:val="0"/>
    <w:rPr>
      <w:color w:val="800080"/>
      <w:u w:val="single"/>
    </w:rPr>
  </w:style>
  <w:style w:type="character" w:styleId="40">
    <w:name w:val="Hyperlink"/>
    <w:qFormat/>
    <w:uiPriority w:val="99"/>
    <w:rPr>
      <w:color w:val="0000FF"/>
      <w:u w:val="single"/>
    </w:rPr>
  </w:style>
  <w:style w:type="character" w:styleId="41">
    <w:name w:val="annotation reference"/>
    <w:semiHidden/>
    <w:qFormat/>
    <w:uiPriority w:val="0"/>
    <w:rPr>
      <w:sz w:val="21"/>
      <w:szCs w:val="21"/>
    </w:rPr>
  </w:style>
  <w:style w:type="table" w:styleId="43">
    <w:name w:val="Table Grid"/>
    <w:basedOn w:val="4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44">
    <w:name w:val="其他说明项"/>
    <w:basedOn w:val="1"/>
    <w:next w:val="1"/>
    <w:qFormat/>
    <w:uiPriority w:val="0"/>
    <w:pPr>
      <w:adjustRightInd w:val="0"/>
      <w:spacing w:line="800" w:lineRule="atLeast"/>
      <w:textAlignment w:val="baseline"/>
    </w:pPr>
    <w:rPr>
      <w:kern w:val="0"/>
      <w:sz w:val="28"/>
    </w:rPr>
  </w:style>
  <w:style w:type="paragraph" w:customStyle="1" w:styleId="45">
    <w:name w:val="文档标题"/>
    <w:basedOn w:val="1"/>
    <w:next w:val="44"/>
    <w:qFormat/>
    <w:uiPriority w:val="0"/>
    <w:pPr>
      <w:adjustRightInd w:val="0"/>
      <w:spacing w:line="400" w:lineRule="atLeast"/>
      <w:jc w:val="center"/>
      <w:textAlignment w:val="baseline"/>
    </w:pPr>
    <w:rPr>
      <w:spacing w:val="100"/>
      <w:kern w:val="0"/>
      <w:sz w:val="44"/>
    </w:rPr>
  </w:style>
  <w:style w:type="paragraph" w:customStyle="1" w:styleId="46">
    <w:name w:val="文档编号"/>
    <w:basedOn w:val="1"/>
    <w:next w:val="1"/>
    <w:qFormat/>
    <w:uiPriority w:val="0"/>
    <w:pPr>
      <w:adjustRightInd w:val="0"/>
      <w:spacing w:before="480" w:line="400" w:lineRule="atLeast"/>
      <w:textAlignment w:val="baseline"/>
    </w:pPr>
    <w:rPr>
      <w:kern w:val="0"/>
      <w:sz w:val="28"/>
    </w:rPr>
  </w:style>
  <w:style w:type="paragraph" w:customStyle="1" w:styleId="47">
    <w:name w:val="版本"/>
    <w:basedOn w:val="44"/>
    <w:next w:val="1"/>
    <w:qFormat/>
    <w:uiPriority w:val="0"/>
    <w:pPr>
      <w:spacing w:line="400" w:lineRule="atLeast"/>
    </w:pPr>
  </w:style>
  <w:style w:type="paragraph" w:customStyle="1" w:styleId="48">
    <w:name w:val="项目名称"/>
    <w:basedOn w:val="45"/>
    <w:qFormat/>
    <w:uiPriority w:val="0"/>
    <w:pPr>
      <w:spacing w:before="3600"/>
    </w:pPr>
    <w:rPr>
      <w:sz w:val="32"/>
    </w:rPr>
  </w:style>
  <w:style w:type="paragraph" w:customStyle="1" w:styleId="49">
    <w:name w:val="TOC 标题1"/>
    <w:basedOn w:val="1"/>
    <w:qFormat/>
    <w:uiPriority w:val="0"/>
    <w:pPr>
      <w:jc w:val="center"/>
    </w:pPr>
    <w:rPr>
      <w:b/>
      <w:sz w:val="28"/>
    </w:rPr>
  </w:style>
  <w:style w:type="paragraph" w:customStyle="1" w:styleId="50">
    <w:name w:val="解释文字"/>
    <w:basedOn w:val="1"/>
    <w:next w:val="1"/>
    <w:qFormat/>
    <w:uiPriority w:val="0"/>
    <w:pPr>
      <w:widowControl/>
      <w:spacing w:after="80"/>
      <w:jc w:val="left"/>
    </w:pPr>
    <w:rPr>
      <w:i/>
      <w:snapToGrid w:val="0"/>
      <w:kern w:val="0"/>
    </w:rPr>
  </w:style>
  <w:style w:type="paragraph" w:customStyle="1" w:styleId="51">
    <w:name w:val="表格文字"/>
    <w:basedOn w:val="1"/>
    <w:qFormat/>
    <w:uiPriority w:val="0"/>
    <w:pPr>
      <w:jc w:val="center"/>
    </w:pPr>
    <w:rPr>
      <w:b/>
      <w:bCs/>
    </w:rPr>
  </w:style>
  <w:style w:type="paragraph" w:customStyle="1" w:styleId="52">
    <w:name w:val="文章标题"/>
    <w:next w:val="2"/>
    <w:qFormat/>
    <w:uiPriority w:val="0"/>
    <w:pPr>
      <w:widowControl w:val="0"/>
      <w:adjustRightInd w:val="0"/>
      <w:spacing w:before="240" w:after="120"/>
      <w:jc w:val="center"/>
      <w:textAlignment w:val="baseline"/>
    </w:pPr>
    <w:rPr>
      <w:rFonts w:ascii="黑体" w:hAnsi="Times New Roman" w:eastAsia="黑体" w:cs="Times New Roman"/>
      <w:b/>
      <w:spacing w:val="20"/>
      <w:sz w:val="36"/>
      <w:lang w:val="en-US" w:eastAsia="zh-CN" w:bidi="ar-SA"/>
    </w:rPr>
  </w:style>
  <w:style w:type="paragraph" w:customStyle="1" w:styleId="53">
    <w:name w:val="说明文字"/>
    <w:basedOn w:val="3"/>
    <w:qFormat/>
    <w:uiPriority w:val="0"/>
    <w:rPr>
      <w:i/>
      <w:color w:val="0000FF"/>
    </w:rPr>
  </w:style>
  <w:style w:type="character" w:customStyle="1" w:styleId="54">
    <w:name w:val="Highlighted Variable"/>
    <w:qFormat/>
    <w:uiPriority w:val="0"/>
    <w:rPr>
      <w:color w:val="0000FF"/>
      <w:sz w:val="21"/>
    </w:rPr>
  </w:style>
  <w:style w:type="paragraph" w:customStyle="1" w:styleId="55">
    <w:name w:val="封页标题"/>
    <w:next w:val="1"/>
    <w:qFormat/>
    <w:uiPriority w:val="0"/>
    <w:pPr>
      <w:keepNext/>
      <w:keepLines/>
      <w:shd w:val="clear" w:color="auto" w:fill="E6E6E6"/>
      <w:tabs>
        <w:tab w:val="right" w:leader="middleDot" w:pos="8640"/>
      </w:tabs>
      <w:spacing w:before="400" w:after="400"/>
      <w:ind w:left="113" w:right="57"/>
      <w:jc w:val="center"/>
    </w:pPr>
    <w:rPr>
      <w:rFonts w:ascii="华文新魏" w:hAnsi="Times New Roman" w:eastAsia="华文新魏" w:cs="Times New Roman"/>
      <w:b/>
      <w:caps/>
      <w:spacing w:val="8"/>
      <w:kern w:val="21"/>
      <w:sz w:val="44"/>
      <w:szCs w:val="44"/>
      <w:lang w:val="en-US" w:eastAsia="zh-CN" w:bidi="he-IL"/>
      <w14:shadow w14:blurRad="50800" w14:dist="38100" w14:dir="2700000" w14:sx="100000" w14:sy="100000" w14:kx="0" w14:ky="0" w14:algn="tl">
        <w14:srgbClr w14:val="000000">
          <w14:alpha w14:val="60000"/>
        </w14:srgbClr>
      </w14:shadow>
    </w:rPr>
  </w:style>
  <w:style w:type="paragraph" w:customStyle="1" w:styleId="56">
    <w:name w:val="abstract"/>
    <w:basedOn w:val="1"/>
    <w:next w:val="1"/>
    <w:qFormat/>
    <w:uiPriority w:val="0"/>
    <w:pPr>
      <w:widowControl/>
      <w:spacing w:before="120" w:after="120"/>
      <w:ind w:left="1440" w:right="1440"/>
    </w:pPr>
    <w:rPr>
      <w:rFonts w:ascii="Book Antiqua" w:hAnsi="Book Antiqua"/>
      <w:i/>
      <w:kern w:val="0"/>
      <w:lang w:eastAsia="en-US"/>
    </w:rPr>
  </w:style>
  <w:style w:type="paragraph" w:customStyle="1" w:styleId="57">
    <w:name w:val="title1"/>
    <w:basedOn w:val="1"/>
    <w:qFormat/>
    <w:uiPriority w:val="0"/>
    <w:pPr>
      <w:numPr>
        <w:ilvl w:val="0"/>
        <w:numId w:val="2"/>
      </w:numPr>
      <w:tabs>
        <w:tab w:val="clear" w:pos="420"/>
      </w:tabs>
      <w:ind w:left="0" w:firstLine="0"/>
    </w:pPr>
    <w:rPr>
      <w:b/>
      <w:sz w:val="36"/>
    </w:rPr>
  </w:style>
  <w:style w:type="paragraph" w:customStyle="1" w:styleId="58">
    <w:name w:val="title2"/>
    <w:basedOn w:val="1"/>
    <w:qFormat/>
    <w:uiPriority w:val="0"/>
    <w:pPr>
      <w:numPr>
        <w:ilvl w:val="1"/>
        <w:numId w:val="2"/>
      </w:numPr>
      <w:tabs>
        <w:tab w:val="clear" w:pos="420"/>
      </w:tabs>
      <w:ind w:left="0" w:firstLine="0"/>
    </w:pPr>
    <w:rPr>
      <w:rFonts w:ascii="Arial" w:hAnsi="Arial"/>
      <w:b/>
      <w:bCs/>
      <w:sz w:val="30"/>
    </w:rPr>
  </w:style>
  <w:style w:type="paragraph" w:customStyle="1" w:styleId="59">
    <w:name w:val="title3"/>
    <w:basedOn w:val="1"/>
    <w:qFormat/>
    <w:uiPriority w:val="0"/>
    <w:pPr>
      <w:numPr>
        <w:ilvl w:val="2"/>
        <w:numId w:val="2"/>
      </w:numPr>
      <w:tabs>
        <w:tab w:val="clear" w:pos="720"/>
      </w:tabs>
      <w:ind w:left="0" w:firstLine="0"/>
    </w:pPr>
    <w:rPr>
      <w:b/>
      <w:bCs/>
      <w:sz w:val="24"/>
    </w:rPr>
  </w:style>
  <w:style w:type="paragraph" w:customStyle="1" w:styleId="60">
    <w:name w:val="title4"/>
    <w:basedOn w:val="1"/>
    <w:qFormat/>
    <w:uiPriority w:val="0"/>
    <w:pPr>
      <w:numPr>
        <w:ilvl w:val="3"/>
        <w:numId w:val="2"/>
      </w:numPr>
      <w:tabs>
        <w:tab w:val="clear" w:pos="720"/>
      </w:tabs>
      <w:ind w:left="0" w:firstLine="0"/>
    </w:pPr>
    <w:rPr>
      <w:b/>
      <w:bCs/>
      <w:sz w:val="18"/>
    </w:rPr>
  </w:style>
  <w:style w:type="paragraph" w:customStyle="1" w:styleId="61">
    <w:name w:val="强调文字"/>
    <w:basedOn w:val="1"/>
    <w:qFormat/>
    <w:uiPriority w:val="0"/>
    <w:pPr>
      <w:numPr>
        <w:ilvl w:val="0"/>
        <w:numId w:val="3"/>
      </w:numPr>
      <w:tabs>
        <w:tab w:val="left" w:pos="360"/>
        <w:tab w:val="clear" w:pos="425"/>
      </w:tabs>
      <w:spacing w:before="120" w:line="360" w:lineRule="auto"/>
      <w:ind w:left="0" w:firstLine="0"/>
    </w:pPr>
    <w:rPr>
      <w:rFonts w:ascii="Albertus Extra Bold" w:hAnsi="Albertus Extra Bold" w:eastAsia="黑体"/>
      <w:bCs/>
      <w:sz w:val="24"/>
    </w:rPr>
  </w:style>
  <w:style w:type="paragraph" w:customStyle="1" w:styleId="62">
    <w:name w:val="条目1"/>
    <w:basedOn w:val="1"/>
    <w:qFormat/>
    <w:uiPriority w:val="0"/>
    <w:pPr>
      <w:numPr>
        <w:ilvl w:val="0"/>
        <w:numId w:val="4"/>
      </w:numPr>
      <w:tabs>
        <w:tab w:val="left" w:pos="360"/>
        <w:tab w:val="clear" w:pos="425"/>
      </w:tabs>
      <w:ind w:left="0" w:firstLine="0"/>
    </w:pPr>
    <w:rPr>
      <w:rFonts w:ascii="宋体" w:hAnsi="Courier New"/>
    </w:rPr>
  </w:style>
  <w:style w:type="paragraph" w:customStyle="1" w:styleId="63">
    <w:name w:val="样式1"/>
    <w:basedOn w:val="16"/>
    <w:qFormat/>
    <w:uiPriority w:val="0"/>
    <w:pPr>
      <w:tabs>
        <w:tab w:val="left" w:pos="425"/>
      </w:tabs>
      <w:spacing w:after="0" w:line="240" w:lineRule="atLeast"/>
      <w:ind w:left="425" w:hanging="425"/>
      <w:jc w:val="left"/>
    </w:pPr>
    <w:rPr>
      <w:rFonts w:ascii="Arial" w:hAnsi="Arial" w:eastAsia="艙陔棉窪"/>
      <w:spacing w:val="2"/>
      <w:kern w:val="21"/>
    </w:rPr>
  </w:style>
  <w:style w:type="paragraph" w:customStyle="1" w:styleId="64">
    <w:name w:val="正文1"/>
    <w:basedOn w:val="1"/>
    <w:qFormat/>
    <w:uiPriority w:val="0"/>
    <w:pPr>
      <w:spacing w:before="120" w:after="240" w:line="360" w:lineRule="auto"/>
      <w:ind w:left="178" w:leftChars="85" w:firstLine="362"/>
    </w:pPr>
    <w:rPr>
      <w:sz w:val="24"/>
    </w:rPr>
  </w:style>
  <w:style w:type="character" w:customStyle="1" w:styleId="65">
    <w:name w:val="批注框文本 字符"/>
    <w:link w:val="25"/>
    <w:qFormat/>
    <w:uiPriority w:val="0"/>
    <w:rPr>
      <w:kern w:val="2"/>
      <w:sz w:val="18"/>
      <w:szCs w:val="18"/>
    </w:rPr>
  </w:style>
  <w:style w:type="character" w:customStyle="1" w:styleId="66">
    <w:name w:val="标题 1 字符"/>
    <w:link w:val="2"/>
    <w:qFormat/>
    <w:uiPriority w:val="0"/>
    <w:rPr>
      <w:rFonts w:ascii="宋体"/>
      <w:b/>
      <w:kern w:val="2"/>
      <w:sz w:val="28"/>
    </w:rPr>
  </w:style>
  <w:style w:type="character" w:customStyle="1" w:styleId="67">
    <w:name w:val="标题 2 字符"/>
    <w:link w:val="4"/>
    <w:qFormat/>
    <w:uiPriority w:val="0"/>
    <w:rPr>
      <w:rFonts w:ascii="宋体"/>
      <w:b/>
      <w:kern w:val="2"/>
      <w:sz w:val="24"/>
    </w:rPr>
  </w:style>
  <w:style w:type="character" w:customStyle="1" w:styleId="68">
    <w:name w:val="标题 3 字符"/>
    <w:link w:val="5"/>
    <w:qFormat/>
    <w:uiPriority w:val="0"/>
    <w:rPr>
      <w:rFonts w:ascii="宋体"/>
      <w:b/>
      <w:kern w:val="2"/>
      <w:sz w:val="24"/>
    </w:rPr>
  </w:style>
  <w:style w:type="character" w:customStyle="1" w:styleId="69">
    <w:name w:val="标题 4 字符"/>
    <w:link w:val="6"/>
    <w:qFormat/>
    <w:uiPriority w:val="0"/>
    <w:rPr>
      <w:rFonts w:ascii="宋体" w:hAnsi="Arial"/>
      <w:b/>
      <w:kern w:val="2"/>
      <w:sz w:val="24"/>
    </w:rPr>
  </w:style>
  <w:style w:type="character" w:customStyle="1" w:styleId="70">
    <w:name w:val="apple-converted-space"/>
    <w:qFormat/>
    <w:uiPriority w:val="0"/>
  </w:style>
  <w:style w:type="paragraph" w:customStyle="1" w:styleId="71">
    <w:name w:val="表格内正文"/>
    <w:qFormat/>
    <w:uiPriority w:val="0"/>
    <w:pPr>
      <w:widowControl w:val="0"/>
      <w:adjustRightInd w:val="0"/>
      <w:spacing w:line="240" w:lineRule="atLeast"/>
      <w:jc w:val="both"/>
      <w:textAlignment w:val="baseline"/>
    </w:pPr>
    <w:rPr>
      <w:rFonts w:ascii="Times New Roman" w:hAnsi="Times New Roman" w:eastAsia="宋体" w:cs="Times New Roman"/>
      <w:sz w:val="21"/>
      <w:lang w:val="en-US" w:eastAsia="zh-CN" w:bidi="ar-SA"/>
    </w:rPr>
  </w:style>
  <w:style w:type="paragraph" w:customStyle="1" w:styleId="72">
    <w:name w:val="表头文字"/>
    <w:basedOn w:val="1"/>
    <w:qFormat/>
    <w:uiPriority w:val="0"/>
    <w:pPr>
      <w:jc w:val="center"/>
    </w:pPr>
    <w:rPr>
      <w:b/>
      <w:bCs/>
      <w:szCs w:val="24"/>
    </w:rPr>
  </w:style>
  <w:style w:type="character" w:customStyle="1" w:styleId="73">
    <w:name w:val="HTML 预设格式 字符"/>
    <w:link w:val="34"/>
    <w:qFormat/>
    <w:uiPriority w:val="99"/>
    <w:rPr>
      <w:rFonts w:ascii="宋体" w:hAnsi="宋体" w:cs="宋体"/>
      <w:sz w:val="24"/>
      <w:szCs w:val="24"/>
    </w:rPr>
  </w:style>
  <w:style w:type="character" w:customStyle="1" w:styleId="74">
    <w:name w:val="页脚 字符"/>
    <w:link w:val="26"/>
    <w:qFormat/>
    <w:uiPriority w:val="99"/>
    <w:rPr>
      <w:kern w:val="2"/>
      <w:sz w:val="18"/>
      <w:szCs w:val="18"/>
    </w:rPr>
  </w:style>
  <w:style w:type="paragraph" w:styleId="75">
    <w:name w:val="List Paragraph"/>
    <w:basedOn w:val="1"/>
    <w:qFormat/>
    <w:uiPriority w:val="34"/>
    <w:pPr>
      <w:ind w:firstLine="420" w:firstLineChars="200"/>
    </w:pPr>
    <w:rPr>
      <w:rFonts w:asciiTheme="minorHAnsi" w:hAnsiTheme="minorHAnsi" w:eastAsiaTheme="minorEastAsia" w:cstheme="minorBidi"/>
      <w:sz w:val="24"/>
      <w:szCs w:val="24"/>
    </w:rPr>
  </w:style>
  <w:style w:type="character" w:customStyle="1" w:styleId="76">
    <w:name w:val="批注文字 字符"/>
    <w:basedOn w:val="37"/>
    <w:link w:val="13"/>
    <w:semiHidden/>
    <w:qFormat/>
    <w:uiPriority w:val="0"/>
    <w:rPr>
      <w:kern w:val="2"/>
      <w:sz w:val="21"/>
    </w:rPr>
  </w:style>
  <w:style w:type="character" w:customStyle="1" w:styleId="77">
    <w:name w:val="批注主题 字符"/>
    <w:basedOn w:val="76"/>
    <w:link w:val="12"/>
    <w:qFormat/>
    <w:uiPriority w:val="0"/>
    <w:rPr>
      <w:b/>
      <w:bCs/>
      <w:kern w:val="2"/>
      <w:sz w:val="21"/>
    </w:rPr>
  </w:style>
</w:styles>
</file>

<file path=word/_rels/document.xml.rels><?xml version="1.0" encoding="UTF-8" standalone="yes"?>
<Relationships xmlns="http://schemas.openxmlformats.org/package/2006/relationships"><Relationship Id="rId99" Type="http://schemas.openxmlformats.org/officeDocument/2006/relationships/image" Target="media/image93.png"/><Relationship Id="rId98" Type="http://schemas.openxmlformats.org/officeDocument/2006/relationships/image" Target="media/image92.png"/><Relationship Id="rId97" Type="http://schemas.openxmlformats.org/officeDocument/2006/relationships/image" Target="media/image91.png"/><Relationship Id="rId96" Type="http://schemas.openxmlformats.org/officeDocument/2006/relationships/image" Target="media/image90.png"/><Relationship Id="rId95" Type="http://schemas.openxmlformats.org/officeDocument/2006/relationships/image" Target="media/image89.png"/><Relationship Id="rId94" Type="http://schemas.openxmlformats.org/officeDocument/2006/relationships/image" Target="media/image88.pn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3.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theme" Target="theme/theme1.xml"/><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footer" Target="footer3.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8" Type="http://schemas.microsoft.com/office/2011/relationships/people" Target="people.xml"/><Relationship Id="rId117" Type="http://schemas.openxmlformats.org/officeDocument/2006/relationships/fontTable" Target="fontTable.xml"/><Relationship Id="rId116" Type="http://schemas.openxmlformats.org/officeDocument/2006/relationships/customXml" Target="../customXml/item2.xml"/><Relationship Id="rId115" Type="http://schemas.openxmlformats.org/officeDocument/2006/relationships/numbering" Target="numbering.xml"/><Relationship Id="rId114" Type="http://schemas.openxmlformats.org/officeDocument/2006/relationships/customXml" Target="../customXml/item1.xml"/><Relationship Id="rId113" Type="http://schemas.openxmlformats.org/officeDocument/2006/relationships/image" Target="media/image107.png"/><Relationship Id="rId112" Type="http://schemas.openxmlformats.org/officeDocument/2006/relationships/image" Target="media/image106.png"/><Relationship Id="rId111" Type="http://schemas.openxmlformats.org/officeDocument/2006/relationships/image" Target="media/image105.png"/><Relationship Id="rId110" Type="http://schemas.openxmlformats.org/officeDocument/2006/relationships/image" Target="media/image104.png"/><Relationship Id="rId11" Type="http://schemas.openxmlformats.org/officeDocument/2006/relationships/image" Target="media/image5.png"/><Relationship Id="rId109" Type="http://schemas.openxmlformats.org/officeDocument/2006/relationships/image" Target="media/image103.png"/><Relationship Id="rId108" Type="http://schemas.openxmlformats.org/officeDocument/2006/relationships/image" Target="media/image102.png"/><Relationship Id="rId107" Type="http://schemas.openxmlformats.org/officeDocument/2006/relationships/image" Target="media/image101.jpeg"/><Relationship Id="rId106" Type="http://schemas.openxmlformats.org/officeDocument/2006/relationships/image" Target="media/image100.png"/><Relationship Id="rId105" Type="http://schemas.openxmlformats.org/officeDocument/2006/relationships/image" Target="media/image99.png"/><Relationship Id="rId104" Type="http://schemas.openxmlformats.org/officeDocument/2006/relationships/image" Target="media/image98.png"/><Relationship Id="rId103" Type="http://schemas.openxmlformats.org/officeDocument/2006/relationships/image" Target="media/image97.png"/><Relationship Id="rId102" Type="http://schemas.openxmlformats.org/officeDocument/2006/relationships/image" Target="media/image96.png"/><Relationship Id="rId101" Type="http://schemas.openxmlformats.org/officeDocument/2006/relationships/image" Target="media/image95.png"/><Relationship Id="rId100" Type="http://schemas.openxmlformats.org/officeDocument/2006/relationships/image" Target="media/image94.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2D2ACE-9E1C-4F84-B269-8B0236360075}">
  <ds:schemaRefs/>
</ds:datastoreItem>
</file>

<file path=docProps/app.xml><?xml version="1.0" encoding="utf-8"?>
<Properties xmlns="http://schemas.openxmlformats.org/officeDocument/2006/extended-properties" xmlns:vt="http://schemas.openxmlformats.org/officeDocument/2006/docPropsVTypes">
  <Template>Normal</Template>
  <Pages>1</Pages>
  <Words>1096</Words>
  <Characters>6252</Characters>
  <Lines>52</Lines>
  <Paragraphs>14</Paragraphs>
  <ScaleCrop>false</ScaleCrop>
  <LinksUpToDate>false</LinksUpToDate>
  <CharactersWithSpaces>7334</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2017-11-03T02:23:00Z</dcterms:created>
  <dc:creator>ERP咨－客户化开发部</dc:creator>
  <cp:lastModifiedBy>~~~~~~~~~~~~</cp:lastModifiedBy>
  <cp:lastPrinted>2411-12-31T15:59:00Z</cp:lastPrinted>
  <dcterms:modified xsi:type="dcterms:W3CDTF">2017-12-22T02:18:00Z</dcterms:modified>
  <dc:subject>开发方法论V5.0正式版</dc:subject>
  <dc:title>需求调研报告</dc:title>
  <cp:revision>1356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